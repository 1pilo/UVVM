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proofErr w:type="spellStart"/>
      <w:r w:rsidR="00537DE7" w:rsidRPr="00AC5065">
        <w:rPr>
          <w:rFonts w:ascii="Arial" w:hAnsi="Arial" w:cs="Arial"/>
          <w:color w:val="7F7F7F" w:themeColor="text1" w:themeTint="80"/>
          <w:sz w:val="28"/>
          <w:szCs w:val="28"/>
        </w:rPr>
        <w:t>UVVM</w:t>
      </w:r>
      <w:proofErr w:type="spellEnd"/>
      <w:r w:rsidR="00537DE7" w:rsidRPr="00AC5065">
        <w:rPr>
          <w:rFonts w:ascii="Arial" w:hAnsi="Arial" w:cs="Arial"/>
          <w:color w:val="7F7F7F" w:themeColor="text1" w:themeTint="80"/>
          <w:sz w:val="28"/>
          <w:szCs w:val="28"/>
        </w:rPr>
        <w:t xml:space="preserve">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6A31ADF7"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 xml:space="preserve">oncept, please see page </w:t>
      </w:r>
      <w:r w:rsidR="00B8275A">
        <w:rPr>
          <w:rFonts w:ascii="Arial" w:hAnsi="Arial" w:cs="Arial"/>
          <w:b/>
          <w:i/>
          <w:color w:val="000000" w:themeColor="text1"/>
          <w:sz w:val="20"/>
          <w:szCs w:val="22"/>
        </w:rPr>
        <w:t>3</w:t>
      </w:r>
      <w:r w:rsidR="00AC5065">
        <w:rPr>
          <w:rFonts w:ascii="Arial" w:hAnsi="Arial" w:cs="Arial"/>
          <w:b/>
          <w:i/>
          <w:color w:val="000000" w:themeColor="text1"/>
          <w:sz w:val="20"/>
          <w:szCs w:val="22"/>
        </w:rPr>
        <w:t>.</w:t>
      </w:r>
    </w:p>
    <w:p w14:paraId="69A4553C" w14:textId="77777777" w:rsidR="00972F95" w:rsidRDefault="00972F95" w:rsidP="006359D4">
      <w:pPr>
        <w:tabs>
          <w:tab w:val="left" w:pos="851"/>
        </w:tabs>
        <w:spacing w:before="120"/>
        <w:rPr>
          <w:rFonts w:ascii="Arial" w:hAnsi="Arial" w:cs="Arial"/>
          <w:b/>
          <w:i/>
          <w:color w:val="000000" w:themeColor="text1"/>
          <w:sz w:val="20"/>
          <w:szCs w:val="22"/>
        </w:rPr>
      </w:pPr>
    </w:p>
    <w:p w14:paraId="13544280" w14:textId="432BDAF6" w:rsidR="00DF6B44" w:rsidRPr="00DF6B44" w:rsidRDefault="00DF6B44" w:rsidP="00DF6B44">
      <w:pPr>
        <w:pStyle w:val="Overskrift1"/>
      </w:pPr>
      <w:bookmarkStart w:id="1" w:name="_Ref50464919"/>
      <w:proofErr w:type="spellStart"/>
      <w:r w:rsidRPr="00DF6B44">
        <w:t>UVVM</w:t>
      </w:r>
      <w:proofErr w:type="spellEnd"/>
      <w:r w:rsidRPr="00DF6B44">
        <w:t xml:space="preserve"> VHDL Methods – see </w:t>
      </w:r>
      <w:r w:rsidR="00894E9D">
        <w:fldChar w:fldCharType="begin"/>
      </w:r>
      <w:r w:rsidR="00894E9D">
        <w:instrText xml:space="preserve"> REF _Ref528655369 \h </w:instrText>
      </w:r>
      <w:r w:rsidR="00894E9D">
        <w:fldChar w:fldCharType="separate"/>
      </w:r>
      <w:r w:rsidR="00C37E65" w:rsidRPr="00AC5065">
        <w:t xml:space="preserve">Table </w:t>
      </w:r>
      <w:r w:rsidR="00C37E65">
        <w:rPr>
          <w:noProof/>
        </w:rPr>
        <w:t>2</w:t>
      </w:r>
      <w:r w:rsidR="00894E9D">
        <w:fldChar w:fldCharType="end"/>
      </w:r>
      <w:r w:rsidR="00894E9D">
        <w:t xml:space="preserve"> </w:t>
      </w:r>
      <w:r w:rsidRPr="00DF6B44">
        <w:t>for details</w:t>
      </w:r>
      <w:r w:rsidR="003A7A5A">
        <w:t>.</w:t>
      </w:r>
      <w:bookmarkEnd w:id="1"/>
    </w:p>
    <w:tbl>
      <w:tblPr>
        <w:tblW w:w="505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18"/>
        <w:gridCol w:w="5196"/>
        <w:gridCol w:w="7087"/>
      </w:tblGrid>
      <w:tr w:rsidR="00972F95" w:rsidRPr="00AC5065" w14:paraId="17698A09" w14:textId="262339BB" w:rsidTr="00C34CD9">
        <w:tc>
          <w:tcPr>
            <w:tcW w:w="986"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1698"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316"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972F95" w:rsidRPr="00AC5065" w14:paraId="4D268C67" w14:textId="00900780" w:rsidTr="00C34CD9">
        <w:tc>
          <w:tcPr>
            <w:tcW w:w="986"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initialize_req_</w:t>
            </w:r>
            <w:proofErr w:type="gramStart"/>
            <w:r>
              <w:rPr>
                <w:rFonts w:cs="Helvetica"/>
                <w:b/>
              </w:rPr>
              <w:t>cov</w:t>
            </w:r>
            <w:proofErr w:type="spellEnd"/>
            <w:r w:rsidRPr="00154E82">
              <w:rPr>
                <w:rFonts w:cs="Helvetica"/>
              </w:rPr>
              <w:t>(</w:t>
            </w:r>
            <w:proofErr w:type="gramEnd"/>
            <w:r>
              <w:rPr>
                <w:rFonts w:cs="Helvetica"/>
              </w:rPr>
              <w:t>)</w:t>
            </w:r>
          </w:p>
        </w:tc>
        <w:tc>
          <w:tcPr>
            <w:tcW w:w="1698"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383CFFE4"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D4493B">
              <w:rPr>
                <w:rFonts w:cs="Helvetica"/>
              </w:rPr>
              <w:br/>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316"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972F95" w:rsidRPr="00AC5065" w14:paraId="111BECBF" w14:textId="2D57080F" w:rsidTr="00C34CD9">
        <w:tc>
          <w:tcPr>
            <w:tcW w:w="986"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1698" w:type="pct"/>
          </w:tcPr>
          <w:p w14:paraId="2EC453F2" w14:textId="00D6DB2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2"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ins w:id="3" w:author="Forfatter">
              <w:r w:rsidR="00A425BB">
                <w:rPr>
                  <w:rFonts w:cs="Helvetica"/>
                </w:rPr>
                <w:t xml:space="preserve"> [, </w:t>
              </w:r>
              <w:proofErr w:type="spellStart"/>
              <w:r w:rsidR="00A425BB">
                <w:rPr>
                  <w:rFonts w:cs="Helvetica"/>
                </w:rPr>
                <w:t>LIST_</w:t>
              </w:r>
              <w:r w:rsidR="00D823A9">
                <w:rPr>
                  <w:rFonts w:cs="Helvetica"/>
                </w:rPr>
                <w:t>SINGLE</w:t>
              </w:r>
              <w:del w:id="4" w:author="Forfatter">
                <w:r w:rsidR="00A425BB" w:rsidDel="00D823A9">
                  <w:rPr>
                    <w:rFonts w:cs="Helvetica"/>
                  </w:rPr>
                  <w:delText>EVERY</w:delText>
                </w:r>
              </w:del>
              <w:r w:rsidR="00A425BB">
                <w:rPr>
                  <w:rFonts w:cs="Helvetica"/>
                </w:rPr>
                <w:t>_TICKOFF</w:t>
              </w:r>
              <w:proofErr w:type="spellEnd"/>
              <w:r w:rsidR="00A425BB">
                <w:rPr>
                  <w:rFonts w:cs="Helvetica"/>
                </w:rPr>
                <w:t xml:space="preserve"> (</w:t>
              </w:r>
              <w:proofErr w:type="spellStart"/>
              <w:r w:rsidR="00A425BB">
                <w:rPr>
                  <w:rFonts w:cs="Helvetica"/>
                </w:rPr>
                <w:t>t_extent_tickoff</w:t>
              </w:r>
              <w:proofErr w:type="spellEnd"/>
              <w:r w:rsidR="00A425BB">
                <w:rPr>
                  <w:rFonts w:cs="Helvetica"/>
                </w:rPr>
                <w:t>)</w:t>
              </w:r>
            </w:ins>
            <w:r w:rsidR="004D3D68">
              <w:rPr>
                <w:rFonts w:cs="Helvetica"/>
              </w:rPr>
              <w:t xml:space="preserve"> [, scope]]</w:t>
            </w:r>
            <w:r>
              <w:rPr>
                <w:rFonts w:cs="Helvetica"/>
              </w:rPr>
              <w:t>]</w:t>
            </w:r>
          </w:p>
        </w:tc>
        <w:tc>
          <w:tcPr>
            <w:tcW w:w="2316" w:type="pct"/>
          </w:tcPr>
          <w:p w14:paraId="7EDCFABA" w14:textId="564A8DB6"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ins w:id="5" w:author="Forfatter">
              <w:r w:rsidR="00A425BB">
                <w:rPr>
                  <w:rFonts w:cs="Helvetica"/>
                </w:rPr>
                <w:br/>
              </w:r>
              <w:proofErr w:type="spellStart"/>
              <w:r w:rsidR="00A425BB">
                <w:rPr>
                  <w:rFonts w:cs="Helvetica"/>
                </w:rPr>
                <w:t>tick_off_req_</w:t>
              </w:r>
              <w:proofErr w:type="gramStart"/>
              <w:r w:rsidR="00A425BB">
                <w:rPr>
                  <w:rFonts w:cs="Helvetica"/>
                </w:rPr>
                <w:t>cov</w:t>
              </w:r>
              <w:proofErr w:type="spellEnd"/>
              <w:r w:rsidR="00A425BB">
                <w:rPr>
                  <w:rFonts w:cs="Helvetica"/>
                </w:rPr>
                <w:t>(</w:t>
              </w:r>
              <w:proofErr w:type="gramEnd"/>
              <w:r w:rsidR="00A425BB">
                <w:rPr>
                  <w:rFonts w:cs="Helvetica"/>
                </w:rPr>
                <w:t xml:space="preserve">“UART_REQ_4”, PASS, “Monitor”, </w:t>
              </w:r>
              <w:proofErr w:type="spellStart"/>
              <w:r w:rsidR="00A425BB">
                <w:rPr>
                  <w:rFonts w:cs="Helvetica"/>
                </w:rPr>
                <w:t>LIST_SINGLE_TICKOFF</w:t>
              </w:r>
              <w:proofErr w:type="spellEnd"/>
              <w:r w:rsidR="00A425BB">
                <w:rPr>
                  <w:rFonts w:cs="Helvetica"/>
                </w:rPr>
                <w:t>);</w:t>
              </w:r>
            </w:ins>
          </w:p>
        </w:tc>
      </w:tr>
      <w:tr w:rsidR="00972F95" w:rsidRPr="00AC5065" w14:paraId="67A1FB83" w14:textId="7E8BC0DE" w:rsidTr="00C34CD9">
        <w:tc>
          <w:tcPr>
            <w:tcW w:w="986"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finalize</w:t>
            </w:r>
            <w:r w:rsidRPr="00154E82">
              <w:rPr>
                <w:rFonts w:cs="Helvetica"/>
                <w:b/>
              </w:rPr>
              <w:t>_</w:t>
            </w:r>
            <w:r>
              <w:rPr>
                <w:rFonts w:cs="Helvetica"/>
                <w:b/>
              </w:rPr>
              <w:t>req_</w:t>
            </w:r>
            <w:proofErr w:type="gramStart"/>
            <w:r>
              <w:rPr>
                <w:rFonts w:cs="Helvetica"/>
                <w:b/>
              </w:rPr>
              <w:t>cov</w:t>
            </w:r>
            <w:proofErr w:type="spellEnd"/>
            <w:r w:rsidRPr="00154E82">
              <w:rPr>
                <w:rFonts w:cs="Helvetica"/>
              </w:rPr>
              <w:t>(</w:t>
            </w:r>
            <w:proofErr w:type="gramEnd"/>
            <w:r w:rsidRPr="00154E82">
              <w:rPr>
                <w:rFonts w:cs="Helvetica"/>
              </w:rPr>
              <w:t>)</w:t>
            </w:r>
          </w:p>
        </w:tc>
        <w:tc>
          <w:tcPr>
            <w:tcW w:w="1698"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316" w:type="pct"/>
          </w:tcPr>
          <w:p w14:paraId="527300A7" w14:textId="708D8731" w:rsidR="006B3F94" w:rsidRDefault="00984419" w:rsidP="006B3F94">
            <w:pPr>
              <w:tabs>
                <w:tab w:val="left" w:pos="4820"/>
              </w:tabs>
              <w:spacing w:before="20" w:after="20" w:line="20" w:lineRule="atLeast"/>
              <w:rPr>
                <w:rFonts w:cs="Helvetica"/>
              </w:rPr>
            </w:pPr>
            <w:proofErr w:type="spellStart"/>
            <w:r>
              <w:rPr>
                <w:rFonts w:cs="Helvetica"/>
              </w:rPr>
              <w:t>f</w:t>
            </w:r>
            <w:r w:rsidR="006B3F94">
              <w:rPr>
                <w:rFonts w:cs="Helvetica"/>
              </w:rPr>
              <w:t>inalize_req_</w:t>
            </w:r>
            <w:proofErr w:type="gramStart"/>
            <w:r w:rsidR="006B3F94">
              <w:rPr>
                <w:rFonts w:cs="Helvetica"/>
              </w:rPr>
              <w:t>cov</w:t>
            </w:r>
            <w:proofErr w:type="spellEnd"/>
            <w:r w:rsidR="006B3F94">
              <w:rPr>
                <w:rFonts w:cs="Helvetica"/>
              </w:rPr>
              <w:t>(</w:t>
            </w:r>
            <w:proofErr w:type="gramEnd"/>
            <w:r w:rsidR="006B3F94">
              <w:rPr>
                <w:rFonts w:cs="Helvetica"/>
              </w:rPr>
              <w:t>VOID);</w:t>
            </w:r>
          </w:p>
        </w:tc>
      </w:tr>
      <w:tr w:rsidR="00E5108C" w:rsidRPr="00AC5065" w14:paraId="29BA982F" w14:textId="77777777" w:rsidTr="00C34CD9">
        <w:tc>
          <w:tcPr>
            <w:tcW w:w="986" w:type="pct"/>
            <w:shd w:val="clear" w:color="auto" w:fill="auto"/>
          </w:tcPr>
          <w:p w14:paraId="33A428C5" w14:textId="5381A7FD" w:rsidR="00E5108C" w:rsidRDefault="00C34CD9" w:rsidP="00E5108C">
            <w:pPr>
              <w:tabs>
                <w:tab w:val="left" w:pos="4820"/>
              </w:tabs>
              <w:spacing w:before="20" w:after="20" w:line="20" w:lineRule="atLeast"/>
              <w:rPr>
                <w:rFonts w:cs="Helvetica"/>
                <w:b/>
              </w:rPr>
            </w:pPr>
            <w:proofErr w:type="spellStart"/>
            <w:r>
              <w:rPr>
                <w:rFonts w:cs="Helvetica"/>
                <w:b/>
              </w:rPr>
              <w:t>cond_</w:t>
            </w:r>
            <w:r w:rsidR="00E5108C">
              <w:rPr>
                <w:rFonts w:cs="Helvetica"/>
                <w:b/>
              </w:rPr>
              <w:t>tick_off_req_</w:t>
            </w:r>
            <w:proofErr w:type="gramStart"/>
            <w:r w:rsidR="00E5108C">
              <w:rPr>
                <w:rFonts w:cs="Helvetica"/>
                <w:b/>
              </w:rPr>
              <w:t>cov</w:t>
            </w:r>
            <w:proofErr w:type="spellEnd"/>
            <w:r w:rsidR="00E5108C" w:rsidRPr="00154E82">
              <w:rPr>
                <w:rFonts w:cs="Helvetica"/>
              </w:rPr>
              <w:t>(</w:t>
            </w:r>
            <w:proofErr w:type="gramEnd"/>
            <w:r w:rsidR="00E5108C">
              <w:rPr>
                <w:rFonts w:cs="Helvetica"/>
              </w:rPr>
              <w:t>)</w:t>
            </w:r>
          </w:p>
        </w:tc>
        <w:tc>
          <w:tcPr>
            <w:tcW w:w="1698" w:type="pct"/>
          </w:tcPr>
          <w:p w14:paraId="3BBCDD5E" w14:textId="767BB8BE" w:rsidR="00E5108C" w:rsidRDefault="00E5108C" w:rsidP="00E5108C">
            <w:pPr>
              <w:tabs>
                <w:tab w:val="left" w:pos="4820"/>
              </w:tabs>
              <w:spacing w:before="20" w:after="20" w:line="20" w:lineRule="atLeast"/>
              <w:rPr>
                <w:rFonts w:cs="Helvetica"/>
              </w:rPr>
            </w:pPr>
            <w:r w:rsidRPr="00154E82">
              <w:rPr>
                <w:rFonts w:cs="Helvetica"/>
              </w:rPr>
              <w:t>requirement</w:t>
            </w:r>
            <w:r>
              <w:rPr>
                <w:rFonts w:cs="Helvetica"/>
              </w:rPr>
              <w:t xml:space="preserve"> (string) </w:t>
            </w:r>
            <w:del w:id="6" w:author="Forfatte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w:t>
            </w:r>
            <w:proofErr w:type="spellStart"/>
            <w:r>
              <w:rPr>
                <w:rFonts w:cs="Helvetica"/>
              </w:rPr>
              <w:t>t_test_status</w:t>
            </w:r>
            <w:proofErr w:type="spellEnd"/>
            <w:r>
              <w:rPr>
                <w:rFonts w:cs="Helvetica"/>
              </w:rPr>
              <w:t xml:space="preserve">) [, </w:t>
            </w:r>
            <w:proofErr w:type="spellStart"/>
            <w:r>
              <w:rPr>
                <w:rFonts w:cs="Helvetica"/>
              </w:rPr>
              <w:t>msg</w:t>
            </w:r>
            <w:proofErr w:type="spellEnd"/>
            <w:ins w:id="7" w:author="Forfatter">
              <w:r>
                <w:rPr>
                  <w:rFonts w:cs="Helvetica"/>
                </w:rPr>
                <w:t xml:space="preserve"> [, </w:t>
              </w:r>
              <w:proofErr w:type="spellStart"/>
              <w:r>
                <w:rPr>
                  <w:rFonts w:cs="Helvetica"/>
                </w:rPr>
                <w:t>LIST_SINGLE</w:t>
              </w:r>
              <w:del w:id="8" w:author="Forfatter">
                <w:r w:rsidDel="00D823A9">
                  <w:rPr>
                    <w:rFonts w:cs="Helvetica"/>
                  </w:rPr>
                  <w:delText>EVERY</w:delText>
                </w:r>
              </w:del>
              <w:r>
                <w:rPr>
                  <w:rFonts w:cs="Helvetica"/>
                </w:rPr>
                <w:t>_TICKOFF</w:t>
              </w:r>
              <w:proofErr w:type="spellEnd"/>
              <w:r>
                <w:rPr>
                  <w:rFonts w:cs="Helvetica"/>
                </w:rPr>
                <w:t xml:space="preserve"> (</w:t>
              </w:r>
              <w:proofErr w:type="spellStart"/>
              <w:r>
                <w:rPr>
                  <w:rFonts w:cs="Helvetica"/>
                </w:rPr>
                <w:t>t_extent_tickoff</w:t>
              </w:r>
              <w:proofErr w:type="spellEnd"/>
              <w:r>
                <w:rPr>
                  <w:rFonts w:cs="Helvetica"/>
                </w:rPr>
                <w:t>)</w:t>
              </w:r>
            </w:ins>
            <w:r>
              <w:rPr>
                <w:rFonts w:cs="Helvetica"/>
              </w:rPr>
              <w:t xml:space="preserve"> [, scope]]]</w:t>
            </w:r>
          </w:p>
        </w:tc>
        <w:tc>
          <w:tcPr>
            <w:tcW w:w="2316" w:type="pct"/>
          </w:tcPr>
          <w:p w14:paraId="578523C8" w14:textId="04E96CA4" w:rsidR="00E5108C" w:rsidRDefault="00C34CD9" w:rsidP="00E5108C">
            <w:pPr>
              <w:tabs>
                <w:tab w:val="left" w:pos="4820"/>
              </w:tabs>
              <w:spacing w:before="20" w:after="20" w:line="20" w:lineRule="atLeast"/>
              <w:rPr>
                <w:rFonts w:cs="Helvetica"/>
              </w:rPr>
            </w:pPr>
            <w:proofErr w:type="spellStart"/>
            <w:r>
              <w:rPr>
                <w:rFonts w:cs="Helvetica"/>
              </w:rPr>
              <w:t>cond_</w:t>
            </w:r>
            <w:r w:rsidR="00E5108C">
              <w:rPr>
                <w:rFonts w:cs="Helvetica"/>
              </w:rPr>
              <w:t>tick_off_req_cov</w:t>
            </w:r>
            <w:proofErr w:type="spellEnd"/>
            <w:r w:rsidR="00E5108C">
              <w:rPr>
                <w:rFonts w:cs="Helvetica"/>
              </w:rPr>
              <w:t>(“UART_REQ_4”);</w:t>
            </w:r>
            <w:ins w:id="9" w:author="Forfatter">
              <w:r w:rsidR="00E5108C">
                <w:rPr>
                  <w:rFonts w:cs="Helvetica"/>
                </w:rPr>
                <w:br/>
              </w:r>
            </w:ins>
            <w:proofErr w:type="spellStart"/>
            <w:r>
              <w:rPr>
                <w:rFonts w:cs="Helvetica"/>
              </w:rPr>
              <w:t>cond_</w:t>
            </w:r>
            <w:ins w:id="10" w:author="Forfatter">
              <w:r w:rsidR="00E5108C">
                <w:rPr>
                  <w:rFonts w:cs="Helvetica"/>
                </w:rPr>
                <w:t>tick_off_req_</w:t>
              </w:r>
              <w:proofErr w:type="gramStart"/>
              <w:r w:rsidR="00E5108C">
                <w:rPr>
                  <w:rFonts w:cs="Helvetica"/>
                </w:rPr>
                <w:t>cov</w:t>
              </w:r>
              <w:proofErr w:type="spellEnd"/>
              <w:r w:rsidR="00E5108C">
                <w:rPr>
                  <w:rFonts w:cs="Helvetica"/>
                </w:rPr>
                <w:t>(</w:t>
              </w:r>
              <w:proofErr w:type="gramEnd"/>
              <w:r w:rsidR="00E5108C">
                <w:rPr>
                  <w:rFonts w:cs="Helvetica"/>
                </w:rPr>
                <w:t xml:space="preserve">“UART_REQ_4”, PASS, “Monitor”, </w:t>
              </w:r>
              <w:proofErr w:type="spellStart"/>
              <w:r w:rsidR="00E5108C">
                <w:rPr>
                  <w:rFonts w:cs="Helvetica"/>
                </w:rPr>
                <w:t>LIST_SINGLE_TICKOFF</w:t>
              </w:r>
              <w:proofErr w:type="spellEnd"/>
              <w:r w:rsidR="00E5108C">
                <w:rPr>
                  <w:rFonts w:cs="Helvetica"/>
                </w:rPr>
                <w:t>);</w:t>
              </w:r>
            </w:ins>
          </w:p>
        </w:tc>
      </w:tr>
      <w:tr w:rsidR="00E5108C" w:rsidRPr="00AC5065" w14:paraId="574659F8" w14:textId="77777777" w:rsidTr="00C34CD9">
        <w:tc>
          <w:tcPr>
            <w:tcW w:w="986" w:type="pct"/>
            <w:shd w:val="clear" w:color="auto" w:fill="auto"/>
          </w:tcPr>
          <w:p w14:paraId="78E8D663" w14:textId="30F76784" w:rsidR="00E5108C" w:rsidRDefault="00E5108C" w:rsidP="00E5108C">
            <w:pPr>
              <w:tabs>
                <w:tab w:val="left" w:pos="4820"/>
              </w:tabs>
              <w:spacing w:before="20" w:after="20" w:line="20" w:lineRule="atLeast"/>
              <w:rPr>
                <w:rFonts w:cs="Helvetica"/>
                <w:b/>
              </w:rPr>
            </w:pPr>
            <w:proofErr w:type="spellStart"/>
            <w:r>
              <w:rPr>
                <w:rFonts w:cs="Helvetica"/>
                <w:b/>
              </w:rPr>
              <w:t>disable_cond_tick_off_req_</w:t>
            </w:r>
            <w:proofErr w:type="gramStart"/>
            <w:r>
              <w:rPr>
                <w:rFonts w:cs="Helvetica"/>
                <w:b/>
              </w:rPr>
              <w:t>cov</w:t>
            </w:r>
            <w:proofErr w:type="spellEnd"/>
            <w:r>
              <w:rPr>
                <w:rFonts w:cs="Helvetica"/>
                <w:b/>
              </w:rPr>
              <w:t>(</w:t>
            </w:r>
            <w:proofErr w:type="gramEnd"/>
            <w:r>
              <w:rPr>
                <w:rFonts w:cs="Helvetica"/>
                <w:b/>
              </w:rPr>
              <w:t>)</w:t>
            </w:r>
          </w:p>
        </w:tc>
        <w:tc>
          <w:tcPr>
            <w:tcW w:w="1698" w:type="pct"/>
          </w:tcPr>
          <w:p w14:paraId="17758BA1" w14:textId="1E4AF079" w:rsidR="00E5108C" w:rsidRPr="00154E82" w:rsidRDefault="00E5108C" w:rsidP="00E5108C">
            <w:pPr>
              <w:tabs>
                <w:tab w:val="left" w:pos="4820"/>
              </w:tabs>
              <w:spacing w:before="20" w:after="20" w:line="20" w:lineRule="atLeast"/>
              <w:rPr>
                <w:rFonts w:cs="Helvetica"/>
              </w:rPr>
            </w:pPr>
            <w:r>
              <w:rPr>
                <w:rFonts w:cs="Helvetica"/>
              </w:rPr>
              <w:t>requirement(string)</w:t>
            </w:r>
          </w:p>
        </w:tc>
        <w:tc>
          <w:tcPr>
            <w:tcW w:w="2316" w:type="pct"/>
          </w:tcPr>
          <w:p w14:paraId="137A561D" w14:textId="3BF80A4E" w:rsidR="00E5108C" w:rsidRDefault="00E5108C" w:rsidP="00E5108C">
            <w:pPr>
              <w:tabs>
                <w:tab w:val="left" w:pos="4820"/>
              </w:tabs>
              <w:spacing w:before="20" w:after="20" w:line="20" w:lineRule="atLeast"/>
              <w:rPr>
                <w:rFonts w:cs="Helvetica"/>
              </w:rPr>
            </w:pPr>
            <w:proofErr w:type="spellStart"/>
            <w:r>
              <w:rPr>
                <w:rFonts w:cs="Helvetica"/>
              </w:rPr>
              <w:t>disable_cond_tick_off_req_cov</w:t>
            </w:r>
            <w:proofErr w:type="spellEnd"/>
            <w:r>
              <w:rPr>
                <w:rFonts w:cs="Helvetica"/>
              </w:rPr>
              <w:t>(“UART_REQ_4”);</w:t>
            </w:r>
          </w:p>
        </w:tc>
      </w:tr>
      <w:tr w:rsidR="00E5108C" w:rsidRPr="00AC5065" w14:paraId="24160D46" w14:textId="77777777" w:rsidTr="00C34CD9">
        <w:tc>
          <w:tcPr>
            <w:tcW w:w="986" w:type="pct"/>
            <w:shd w:val="clear" w:color="auto" w:fill="auto"/>
          </w:tcPr>
          <w:p w14:paraId="363121BE" w14:textId="720014C0" w:rsidR="00E5108C" w:rsidRDefault="00E5108C" w:rsidP="00E5108C">
            <w:pPr>
              <w:tabs>
                <w:tab w:val="left" w:pos="4820"/>
              </w:tabs>
              <w:spacing w:before="20" w:after="20" w:line="20" w:lineRule="atLeast"/>
              <w:rPr>
                <w:rFonts w:cs="Helvetica"/>
                <w:b/>
              </w:rPr>
            </w:pPr>
            <w:proofErr w:type="spellStart"/>
            <w:r>
              <w:rPr>
                <w:rFonts w:cs="Helvetica"/>
                <w:b/>
              </w:rPr>
              <w:t>enable_cond_tick_off_req_</w:t>
            </w:r>
            <w:proofErr w:type="gramStart"/>
            <w:r>
              <w:rPr>
                <w:rFonts w:cs="Helvetica"/>
                <w:b/>
              </w:rPr>
              <w:t>cov</w:t>
            </w:r>
            <w:proofErr w:type="spellEnd"/>
            <w:r>
              <w:rPr>
                <w:rFonts w:cs="Helvetica"/>
                <w:b/>
              </w:rPr>
              <w:t>(</w:t>
            </w:r>
            <w:proofErr w:type="gramEnd"/>
            <w:r>
              <w:rPr>
                <w:rFonts w:cs="Helvetica"/>
                <w:b/>
              </w:rPr>
              <w:t>)</w:t>
            </w:r>
          </w:p>
        </w:tc>
        <w:tc>
          <w:tcPr>
            <w:tcW w:w="1698" w:type="pct"/>
          </w:tcPr>
          <w:p w14:paraId="15E858DB" w14:textId="0829053C" w:rsidR="00E5108C" w:rsidRPr="00154E82" w:rsidRDefault="00E5108C" w:rsidP="00E5108C">
            <w:pPr>
              <w:tabs>
                <w:tab w:val="left" w:pos="4820"/>
              </w:tabs>
              <w:spacing w:before="20" w:after="20" w:line="20" w:lineRule="atLeast"/>
              <w:rPr>
                <w:rFonts w:cs="Helvetica"/>
              </w:rPr>
            </w:pPr>
            <w:r>
              <w:rPr>
                <w:rFonts w:cs="Helvetica"/>
              </w:rPr>
              <w:t>requirement (string)</w:t>
            </w:r>
          </w:p>
        </w:tc>
        <w:tc>
          <w:tcPr>
            <w:tcW w:w="2316" w:type="pct"/>
          </w:tcPr>
          <w:p w14:paraId="0DA59371" w14:textId="28BA8F76" w:rsidR="00E5108C" w:rsidRDefault="00E5108C" w:rsidP="00E5108C">
            <w:pPr>
              <w:tabs>
                <w:tab w:val="left" w:pos="4820"/>
              </w:tabs>
              <w:spacing w:before="20" w:after="20" w:line="20" w:lineRule="atLeast"/>
              <w:rPr>
                <w:rFonts w:cs="Helvetica"/>
              </w:rPr>
            </w:pPr>
            <w:proofErr w:type="spellStart"/>
            <w:r>
              <w:rPr>
                <w:rFonts w:cs="Helvetica"/>
              </w:rPr>
              <w:t>enable_cond_tick_off_req_cov</w:t>
            </w:r>
            <w:proofErr w:type="spellEnd"/>
            <w:r>
              <w:rPr>
                <w:rFonts w:cs="Helvetica"/>
              </w:rPr>
              <w:t>(“UART_REQ_4”);</w:t>
            </w:r>
          </w:p>
        </w:tc>
      </w:tr>
      <w:bookmarkEnd w:id="0"/>
    </w:tbl>
    <w:p w14:paraId="608C6DF6" w14:textId="77777777" w:rsidR="00972F95" w:rsidRDefault="00972F95" w:rsidP="00972F95">
      <w:pPr>
        <w:pStyle w:val="Overskrift1"/>
        <w:numPr>
          <w:ilvl w:val="0"/>
          <w:numId w:val="0"/>
        </w:numPr>
        <w:ind w:left="432"/>
      </w:pPr>
    </w:p>
    <w:p w14:paraId="3C58E12E" w14:textId="6066BDCE"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0FF23BAE" w:rsidR="0029702C" w:rsidRDefault="003F5BE8" w:rsidP="006A398C">
      <w:pPr>
        <w:pStyle w:val="Undertittel"/>
        <w:spacing w:after="40"/>
        <w:rPr>
          <w:rFonts w:ascii="Arial" w:hAnsi="Arial" w:cs="Arial"/>
          <w:b/>
          <w:bCs/>
          <w:i/>
          <w:color w:val="auto"/>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C37E65" w:rsidRPr="00C37E65">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2E58CCC7" w14:textId="6182385B" w:rsidR="00972F95" w:rsidRDefault="00972F95">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C39B88F">
            <wp:simplePos x="0" y="0"/>
            <wp:positionH relativeFrom="margin">
              <wp:posOffset>8912368</wp:posOffset>
            </wp:positionH>
            <wp:positionV relativeFrom="paragraph">
              <wp:posOffset>1000306</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3530D1C" w14:textId="37E18398" w:rsidR="001D6424" w:rsidRPr="00C14779" w:rsidRDefault="003A6C6D" w:rsidP="001D6424">
      <w:pPr>
        <w:pStyle w:val="Overskrift1"/>
      </w:pPr>
      <w:bookmarkStart w:id="11" w:name="_Ref50464941"/>
      <w:r>
        <w:lastRenderedPageBreak/>
        <w:t xml:space="preserve">Formats of Input and Intermediate </w:t>
      </w:r>
      <w:r w:rsidR="0029702C" w:rsidRPr="00DF6B44">
        <w:t>File</w:t>
      </w:r>
      <w:r>
        <w:t>s</w:t>
      </w:r>
      <w:bookmarkEnd w:id="11"/>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proofErr w:type="spellStart"/>
            <w:r w:rsidRPr="00E50862">
              <w:rPr>
                <w:rFonts w:ascii="Arial" w:hAnsi="Arial" w:cs="Arial"/>
                <w:i/>
                <w:iCs/>
                <w:sz w:val="16"/>
                <w:szCs w:val="16"/>
                <w:lang w:val="en-US"/>
              </w:rPr>
              <w:t>T</w:t>
            </w:r>
            <w:r>
              <w:rPr>
                <w:rFonts w:ascii="Arial" w:hAnsi="Arial" w:cs="Arial"/>
                <w:i/>
                <w:iCs/>
                <w:sz w:val="16"/>
                <w:szCs w:val="16"/>
                <w:lang w:val="en-US"/>
              </w:rPr>
              <w:t>ESTCASE_NAME</w:t>
            </w:r>
            <w:proofErr w:type="spellEnd"/>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 xml:space="preserve">_UART_2, </w:t>
            </w:r>
            <w:proofErr w:type="spellStart"/>
            <w:r w:rsidRPr="0071416D">
              <w:rPr>
                <w:rFonts w:ascii="Arial" w:hAnsi="Arial" w:cs="Arial"/>
                <w:sz w:val="16"/>
                <w:szCs w:val="16"/>
                <w:lang w:val="nb-NO"/>
              </w:rPr>
              <w:t>FAIL</w:t>
            </w:r>
            <w:proofErr w:type="spellEnd"/>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w:t>
            </w:r>
            <w:proofErr w:type="spellStart"/>
            <w:r w:rsidRPr="00CA7D6F">
              <w:rPr>
                <w:rFonts w:ascii="Arial" w:hAnsi="Arial" w:cs="Arial"/>
                <w:i/>
                <w:iCs/>
                <w:sz w:val="16"/>
                <w:szCs w:val="16"/>
                <w:lang w:val="en-US"/>
              </w:rPr>
              <w:t>PASS|FAIL</w:t>
            </w:r>
            <w:proofErr w:type="spellEnd"/>
          </w:p>
        </w:tc>
      </w:tr>
    </w:tbl>
    <w:p w14:paraId="32957E68" w14:textId="24BE1E17" w:rsidR="001D6424" w:rsidRPr="00AC5065" w:rsidRDefault="00805C29" w:rsidP="0029702C">
      <w:pPr>
        <w:rPr>
          <w:rFonts w:ascii="Arial" w:hAnsi="Arial" w:cs="Arial"/>
          <w:sz w:val="8"/>
        </w:rPr>
      </w:pPr>
      <w:ins w:id="12" w:author="Forfatter">
        <w:r>
          <w:rPr>
            <w:noProof/>
          </w:rPr>
          <mc:AlternateContent>
            <mc:Choice Requires="wps">
              <w:drawing>
                <wp:anchor distT="0" distB="0" distL="114300" distR="114300" simplePos="0" relativeHeight="251702784" behindDoc="0" locked="0" layoutInCell="1" allowOverlap="1" wp14:anchorId="2F4107C1" wp14:editId="7F4C1AD2">
                  <wp:simplePos x="0" y="0"/>
                  <wp:positionH relativeFrom="column">
                    <wp:posOffset>7391</wp:posOffset>
                  </wp:positionH>
                  <wp:positionV relativeFrom="paragraph">
                    <wp:posOffset>1244422</wp:posOffset>
                  </wp:positionV>
                  <wp:extent cx="9577143" cy="419725"/>
                  <wp:effectExtent l="0" t="0" r="0" b="0"/>
                  <wp:wrapNone/>
                  <wp:docPr id="8" name="Tekstboks 8"/>
                  <wp:cNvGraphicFramePr/>
                  <a:graphic xmlns:a="http://schemas.openxmlformats.org/drawingml/2006/main">
                    <a:graphicData uri="http://schemas.microsoft.com/office/word/2010/wordprocessingShape">
                      <wps:wsp>
                        <wps:cNvSpPr txBox="1"/>
                        <wps:spPr>
                          <a:xfrm>
                            <a:off x="0" y="0"/>
                            <a:ext cx="9577143" cy="419725"/>
                          </a:xfrm>
                          <a:prstGeom prst="rect">
                            <a:avLst/>
                          </a:prstGeom>
                          <a:solidFill>
                            <a:schemeClr val="lt1"/>
                          </a:solidFill>
                          <a:ln w="6350">
                            <a:noFill/>
                          </a:ln>
                        </wps:spPr>
                        <wps:txbx>
                          <w:txbxContent>
                            <w:p w14:paraId="38C830C2" w14:textId="03868445"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C37E65">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6pt;margin-top:98pt;width:754.1pt;height:33.0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" fillcolor="white [3201]" stroked="f" strokeweight=".5pt">
                  <v:textbox>
                    <w:txbxContent>
                      <w:p w14:paraId="38C830C2" w14:textId="03868445"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C37E65">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13" w:author="Forfatter"/>
        </w:trPr>
        <w:tc>
          <w:tcPr>
            <w:tcW w:w="963" w:type="dxa"/>
            <w:shd w:val="clear" w:color="auto" w:fill="F2F2F2" w:themeFill="background1" w:themeFillShade="F2"/>
          </w:tcPr>
          <w:p w14:paraId="60A65BDE" w14:textId="77777777" w:rsidR="00805C29" w:rsidRPr="00AC5065" w:rsidRDefault="00805C29" w:rsidP="00805C29">
            <w:pPr>
              <w:rPr>
                <w:ins w:id="14" w:author="Forfatter"/>
                <w:rFonts w:ascii="Arial" w:hAnsi="Arial" w:cs="Arial"/>
                <w:b/>
                <w:sz w:val="16"/>
                <w:szCs w:val="16"/>
              </w:rPr>
            </w:pPr>
            <w:ins w:id="15"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16" w:author="Forfatter"/>
                <w:rFonts w:ascii="Arial" w:hAnsi="Arial" w:cs="Arial"/>
                <w:b/>
                <w:bCs/>
                <w:sz w:val="16"/>
                <w:szCs w:val="16"/>
              </w:rPr>
            </w:pPr>
            <w:ins w:id="17" w:author="Forfatter">
              <w:r w:rsidRPr="00AC5065">
                <w:rPr>
                  <w:rFonts w:ascii="Arial" w:hAnsi="Arial" w:cs="Arial"/>
                  <w:b/>
                  <w:bCs/>
                  <w:sz w:val="16"/>
                  <w:szCs w:val="16"/>
                </w:rPr>
                <w:t>Optional: Requirement map file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 ,</w:t>
              </w:r>
              <w:proofErr w:type="gramEnd"/>
              <w:r w:rsidRPr="00AC5065">
                <w:rPr>
                  <w:rFonts w:ascii="Arial" w:hAnsi="Arial" w:cs="Arial"/>
                  <w:b/>
                  <w:bCs/>
                  <w:sz w:val="16"/>
                  <w:szCs w:val="16"/>
                </w:rPr>
                <w:t xml:space="preserve"> CSV</w:t>
              </w:r>
            </w:ins>
          </w:p>
        </w:tc>
        <w:tc>
          <w:tcPr>
            <w:tcW w:w="4819" w:type="dxa"/>
          </w:tcPr>
          <w:p w14:paraId="6D6E5714" w14:textId="77777777" w:rsidR="00805C29" w:rsidRPr="00AC5065" w:rsidRDefault="00805C29" w:rsidP="00805C29">
            <w:pPr>
              <w:rPr>
                <w:ins w:id="18" w:author="Forfatter"/>
                <w:rFonts w:ascii="Arial" w:hAnsi="Arial" w:cs="Arial"/>
                <w:b/>
                <w:bCs/>
                <w:sz w:val="16"/>
                <w:szCs w:val="16"/>
              </w:rPr>
            </w:pPr>
            <w:ins w:id="19"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w:t>
              </w:r>
              <w:proofErr w:type="spellStart"/>
              <w:r>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 TXT</w:t>
              </w:r>
            </w:ins>
          </w:p>
        </w:tc>
        <w:tc>
          <w:tcPr>
            <w:tcW w:w="4219" w:type="dxa"/>
          </w:tcPr>
          <w:p w14:paraId="3D0F8856" w14:textId="32D3C849" w:rsidR="00805C29" w:rsidRPr="00AC5065" w:rsidRDefault="00805C29" w:rsidP="00805C29">
            <w:pPr>
              <w:rPr>
                <w:ins w:id="20" w:author="Forfatter"/>
                <w:rFonts w:ascii="Arial" w:hAnsi="Arial" w:cs="Arial"/>
                <w:b/>
                <w:bCs/>
                <w:sz w:val="16"/>
                <w:szCs w:val="16"/>
              </w:rPr>
            </w:pPr>
            <w:ins w:id="21" w:author="Forfatter">
              <w:r w:rsidRPr="00AC5065">
                <w:rPr>
                  <w:rFonts w:ascii="Arial" w:hAnsi="Arial" w:cs="Arial"/>
                  <w:b/>
                  <w:bCs/>
                  <w:sz w:val="16"/>
                  <w:szCs w:val="16"/>
                </w:rPr>
                <w:t>Optional: Script config file, TXT</w:t>
              </w:r>
            </w:ins>
          </w:p>
        </w:tc>
      </w:tr>
      <w:tr w:rsidR="00805C29" w:rsidRPr="00AC5065" w14:paraId="1F00FB3C" w14:textId="77777777" w:rsidTr="00805C29">
        <w:trPr>
          <w:ins w:id="22" w:author="Forfatter"/>
        </w:trPr>
        <w:tc>
          <w:tcPr>
            <w:tcW w:w="963" w:type="dxa"/>
            <w:shd w:val="clear" w:color="auto" w:fill="F2F2F2" w:themeFill="background1" w:themeFillShade="F2"/>
          </w:tcPr>
          <w:p w14:paraId="251A336D" w14:textId="77777777" w:rsidR="00805C29" w:rsidRPr="00AC5065" w:rsidRDefault="00805C29" w:rsidP="00805C29">
            <w:pPr>
              <w:rPr>
                <w:ins w:id="23" w:author="Forfatter"/>
                <w:rFonts w:ascii="Arial" w:hAnsi="Arial" w:cs="Arial"/>
                <w:b/>
                <w:sz w:val="16"/>
                <w:szCs w:val="16"/>
              </w:rPr>
            </w:pPr>
            <w:ins w:id="24"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25" w:author="Forfatter"/>
                <w:rFonts w:ascii="Arial" w:hAnsi="Arial" w:cs="Arial"/>
                <w:i/>
                <w:sz w:val="16"/>
                <w:szCs w:val="16"/>
              </w:rPr>
            </w:pPr>
            <w:ins w:id="26"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27" w:author="Forfatter"/>
                <w:rFonts w:ascii="Arial" w:hAnsi="Arial" w:cs="Arial"/>
                <w:i/>
                <w:sz w:val="16"/>
                <w:szCs w:val="16"/>
              </w:rPr>
            </w:pPr>
            <w:ins w:id="28" w:author="Forfatter">
              <w:r w:rsidRPr="00AC5065">
                <w:rPr>
                  <w:rFonts w:ascii="Arial" w:hAnsi="Arial" w:cs="Arial"/>
                  <w:i/>
                  <w:sz w:val="16"/>
                  <w:szCs w:val="16"/>
                </w:rPr>
                <w:t>Optional input to run_spec_cov.py</w:t>
              </w:r>
            </w:ins>
          </w:p>
        </w:tc>
        <w:tc>
          <w:tcPr>
            <w:tcW w:w="4219" w:type="dxa"/>
          </w:tcPr>
          <w:p w14:paraId="65C3AE42" w14:textId="31574A4B" w:rsidR="00805C29" w:rsidRPr="00AC5065" w:rsidRDefault="00805C29" w:rsidP="00805C29">
            <w:pPr>
              <w:rPr>
                <w:ins w:id="29" w:author="Forfatter"/>
                <w:rFonts w:ascii="Arial" w:hAnsi="Arial" w:cs="Arial"/>
                <w:i/>
                <w:sz w:val="16"/>
                <w:szCs w:val="16"/>
              </w:rPr>
            </w:pPr>
            <w:ins w:id="30" w:author="Forfatter">
              <w:r w:rsidRPr="00AC5065">
                <w:rPr>
                  <w:rFonts w:ascii="Arial" w:hAnsi="Arial" w:cs="Arial"/>
                  <w:i/>
                  <w:sz w:val="16"/>
                  <w:szCs w:val="16"/>
                </w:rPr>
                <w:t>Optional input to run_spec_cov.py</w:t>
              </w:r>
            </w:ins>
          </w:p>
        </w:tc>
      </w:tr>
      <w:tr w:rsidR="00805C29" w:rsidRPr="00AC5065" w14:paraId="20148CCB" w14:textId="77777777" w:rsidTr="00805C29">
        <w:trPr>
          <w:ins w:id="31" w:author="Forfatter"/>
        </w:trPr>
        <w:tc>
          <w:tcPr>
            <w:tcW w:w="963" w:type="dxa"/>
            <w:shd w:val="clear" w:color="auto" w:fill="F2F2F2" w:themeFill="background1" w:themeFillShade="F2"/>
          </w:tcPr>
          <w:p w14:paraId="03B2FDCC" w14:textId="77777777" w:rsidR="00805C29" w:rsidRPr="00AC5065" w:rsidRDefault="00805C29" w:rsidP="00805C29">
            <w:pPr>
              <w:rPr>
                <w:ins w:id="32" w:author="Forfatter"/>
                <w:rFonts w:ascii="Arial" w:hAnsi="Arial" w:cs="Arial"/>
                <w:b/>
                <w:sz w:val="16"/>
                <w:szCs w:val="16"/>
              </w:rPr>
            </w:pPr>
            <w:ins w:id="33"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34" w:author="Forfatter"/>
                <w:rFonts w:ascii="Arial" w:hAnsi="Arial" w:cs="Arial"/>
                <w:i/>
                <w:sz w:val="16"/>
                <w:szCs w:val="16"/>
              </w:rPr>
            </w:pPr>
            <w:ins w:id="35" w:author="Forfatte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 xml:space="preserve">Requirement label”,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 “mapped </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ins>
          </w:p>
          <w:p w14:paraId="37734AC2" w14:textId="77777777" w:rsidR="00805C29" w:rsidRPr="00AC5065" w:rsidRDefault="00805C29" w:rsidP="00805C29">
            <w:pPr>
              <w:rPr>
                <w:ins w:id="36" w:author="Forfatter"/>
                <w:rFonts w:ascii="Arial" w:hAnsi="Arial" w:cs="Arial"/>
                <w:i/>
                <w:sz w:val="16"/>
                <w:szCs w:val="16"/>
              </w:rPr>
            </w:pPr>
            <w:ins w:id="37" w:author="Forfatter">
              <w:r w:rsidRPr="00AC5065">
                <w:rPr>
                  <w:rFonts w:ascii="Arial" w:hAnsi="Arial" w:cs="Arial"/>
                  <w:i/>
                  <w:sz w:val="16"/>
                  <w:szCs w:val="16"/>
                </w:rPr>
                <w:t xml:space="preserve">Alt </w:t>
              </w:r>
              <w:proofErr w:type="gramStart"/>
              <w:r w:rsidRPr="00AC5065">
                <w:rPr>
                  <w:rFonts w:ascii="Arial" w:hAnsi="Arial" w:cs="Arial"/>
                  <w:i/>
                  <w:sz w:val="16"/>
                  <w:szCs w:val="16"/>
                </w:rPr>
                <w:t>b)  “</w:t>
              </w:r>
              <w:proofErr w:type="gramEnd"/>
              <w:r w:rsidRPr="00AC5065">
                <w:rPr>
                  <w:rFonts w:ascii="Arial" w:hAnsi="Arial" w:cs="Arial"/>
                  <w:i/>
                  <w:sz w:val="16"/>
                  <w:szCs w:val="16"/>
                </w:rPr>
                <w:t>Requirement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 “sub-</w:t>
              </w:r>
              <w:proofErr w:type="spellStart"/>
              <w:r w:rsidRPr="00AC5065">
                <w:rPr>
                  <w:rFonts w:ascii="Arial" w:hAnsi="Arial" w:cs="Arial"/>
                  <w:i/>
                  <w:sz w:val="16"/>
                  <w:szCs w:val="16"/>
                </w:rPr>
                <w:t>req</w:t>
              </w:r>
              <w:proofErr w:type="spellEnd"/>
              <w:r w:rsidRPr="00AC5065">
                <w:rPr>
                  <w:rFonts w:ascii="Arial" w:hAnsi="Arial" w:cs="Arial"/>
                  <w:i/>
                  <w:sz w:val="16"/>
                  <w:szCs w:val="16"/>
                </w:rPr>
                <w:t xml:space="preserve">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38" w:author="Forfatter"/>
                <w:rFonts w:ascii="Arial" w:hAnsi="Arial" w:cs="Arial"/>
                <w:i/>
                <w:sz w:val="16"/>
                <w:szCs w:val="16"/>
              </w:rPr>
            </w:pPr>
            <w:ins w:id="39" w:author="Forfatter">
              <w:r w:rsidRPr="00AC5065">
                <w:rPr>
                  <w:rFonts w:ascii="Arial" w:hAnsi="Arial" w:cs="Arial"/>
                  <w:i/>
                  <w:sz w:val="16"/>
                  <w:szCs w:val="16"/>
                </w:rPr>
                <w:t xml:space="preserve">“path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40" w:author="Forfatter"/>
                <w:rFonts w:ascii="Arial" w:hAnsi="Arial" w:cs="Arial"/>
                <w:i/>
                <w:sz w:val="16"/>
                <w:szCs w:val="16"/>
              </w:rPr>
            </w:pPr>
            <w:ins w:id="41" w:author="Forfatter">
              <w:r w:rsidRPr="00AC5065">
                <w:rPr>
                  <w:rFonts w:ascii="Arial" w:hAnsi="Arial" w:cs="Arial"/>
                  <w:i/>
                  <w:sz w:val="16"/>
                  <w:szCs w:val="16"/>
                </w:rPr>
                <w:t xml:space="preserve">“path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42" w:author="Forfatter"/>
                <w:rFonts w:ascii="Arial" w:hAnsi="Arial" w:cs="Arial"/>
                <w:i/>
                <w:sz w:val="16"/>
                <w:szCs w:val="16"/>
              </w:rPr>
            </w:pPr>
            <w:ins w:id="43"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346CF891" w:rsidR="00805C29" w:rsidRPr="00AC5065" w:rsidRDefault="00805C29" w:rsidP="00805C29">
            <w:pPr>
              <w:rPr>
                <w:ins w:id="44" w:author="Forfatter"/>
                <w:rFonts w:ascii="Arial" w:hAnsi="Arial" w:cs="Arial"/>
                <w:i/>
                <w:sz w:val="16"/>
                <w:szCs w:val="16"/>
              </w:rPr>
            </w:pPr>
            <w:ins w:id="45"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46" w:author="Forfatter"/>
                <w:rFonts w:ascii="Arial" w:hAnsi="Arial" w:cs="Arial"/>
                <w:i/>
                <w:sz w:val="16"/>
                <w:szCs w:val="16"/>
              </w:rPr>
            </w:pPr>
            <w:ins w:id="47"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48" w:author="Forfatter"/>
        </w:trPr>
        <w:tc>
          <w:tcPr>
            <w:tcW w:w="963" w:type="dxa"/>
            <w:shd w:val="clear" w:color="auto" w:fill="F2F2F2" w:themeFill="background1" w:themeFillShade="F2"/>
          </w:tcPr>
          <w:p w14:paraId="4F6A1A2B" w14:textId="77777777" w:rsidR="00805C29" w:rsidRPr="00AC5065" w:rsidRDefault="00805C29" w:rsidP="00805C29">
            <w:pPr>
              <w:rPr>
                <w:ins w:id="49" w:author="Forfatter"/>
                <w:rFonts w:ascii="Arial" w:hAnsi="Arial" w:cs="Arial"/>
                <w:b/>
                <w:sz w:val="16"/>
                <w:szCs w:val="16"/>
              </w:rPr>
            </w:pPr>
            <w:ins w:id="50"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51" w:author="Forfatter"/>
                <w:rFonts w:ascii="Arial" w:hAnsi="Arial" w:cs="Arial"/>
                <w:sz w:val="16"/>
                <w:szCs w:val="16"/>
                <w:lang w:val="pt-BR"/>
              </w:rPr>
            </w:pPr>
            <w:ins w:id="52" w:author="Forfatter">
              <w:r w:rsidRPr="00AC5065">
                <w:rPr>
                  <w:rFonts w:ascii="Arial" w:hAnsi="Arial" w:cs="Arial"/>
                  <w:sz w:val="16"/>
                  <w:szCs w:val="16"/>
                  <w:lang w:val="pt-BR"/>
                </w:rPr>
                <w:t>FPGA_REQ_1, FPGA_REQ_</w:t>
              </w:r>
              <w:proofErr w:type="gramStart"/>
              <w:r w:rsidRPr="00AC5065">
                <w:rPr>
                  <w:rFonts w:ascii="Arial" w:hAnsi="Arial" w:cs="Arial"/>
                  <w:sz w:val="16"/>
                  <w:szCs w:val="16"/>
                  <w:lang w:val="pt-BR"/>
                </w:rPr>
                <w:t>1.a</w:t>
              </w:r>
              <w:proofErr w:type="gramEnd"/>
              <w:r w:rsidRPr="00AC5065">
                <w:rPr>
                  <w:rFonts w:ascii="Arial" w:hAnsi="Arial" w:cs="Arial"/>
                  <w:sz w:val="16"/>
                  <w:szCs w:val="16"/>
                  <w:lang w:val="pt-BR"/>
                </w:rPr>
                <w:t>, FPGA_REQ_1.b</w:t>
              </w:r>
            </w:ins>
          </w:p>
        </w:tc>
        <w:tc>
          <w:tcPr>
            <w:tcW w:w="4819" w:type="dxa"/>
          </w:tcPr>
          <w:p w14:paraId="62A3B678" w14:textId="77777777" w:rsidR="00805C29" w:rsidRPr="00AC5065" w:rsidRDefault="00805C29" w:rsidP="00805C29">
            <w:pPr>
              <w:rPr>
                <w:ins w:id="53" w:author="Forfatter"/>
                <w:rFonts w:ascii="Arial" w:hAnsi="Arial" w:cs="Arial"/>
                <w:sz w:val="16"/>
                <w:szCs w:val="16"/>
              </w:rPr>
            </w:pPr>
            <w:ins w:id="54"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55" w:author="Forfatter"/>
                <w:rFonts w:ascii="Arial" w:hAnsi="Arial" w:cs="Arial"/>
                <w:sz w:val="16"/>
                <w:szCs w:val="16"/>
              </w:rPr>
            </w:pPr>
            <w:ins w:id="56" w:author="Forfatte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57" w:author="Forfatter"/>
                <w:rFonts w:ascii="Arial" w:hAnsi="Arial" w:cs="Arial"/>
                <w:sz w:val="16"/>
                <w:szCs w:val="16"/>
              </w:rPr>
            </w:pPr>
            <w:ins w:id="58"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59" w:author="Forfatter"/>
                <w:rFonts w:ascii="Arial" w:hAnsi="Arial" w:cs="Arial"/>
                <w:sz w:val="16"/>
                <w:szCs w:val="16"/>
              </w:rPr>
            </w:pPr>
            <w:ins w:id="60" w:author="Forfatter">
              <w:r w:rsidRPr="00AC5065">
                <w:rPr>
                  <w:rFonts w:ascii="Arial" w:hAnsi="Arial" w:cs="Arial"/>
                  <w:sz w:val="16"/>
                  <w:szCs w:val="16"/>
                </w:rPr>
                <w:t>--</w:t>
              </w:r>
              <w:proofErr w:type="spellStart"/>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w:t>
              </w:r>
              <w:proofErr w:type="spellEnd"/>
              <w:r w:rsidRPr="00AC5065">
                <w:rPr>
                  <w:rFonts w:ascii="Arial" w:hAnsi="Arial" w:cs="Arial"/>
                  <w:sz w:val="16"/>
                  <w:szCs w:val="16"/>
                </w:rPr>
                <w:t xml:space="preserve">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61" w:author="Forfatter"/>
                <w:rFonts w:ascii="Arial" w:hAnsi="Arial" w:cs="Arial"/>
                <w:sz w:val="16"/>
                <w:szCs w:val="16"/>
              </w:rPr>
            </w:pPr>
            <w:ins w:id="62"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63" w:author="Forfatter"/>
                <w:rFonts w:ascii="Arial" w:hAnsi="Arial" w:cs="Arial"/>
                <w:sz w:val="16"/>
                <w:szCs w:val="16"/>
              </w:rPr>
            </w:pPr>
            <w:ins w:id="64"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65" w:author="Forfatter"/>
                <w:rFonts w:ascii="Arial" w:hAnsi="Arial" w:cs="Arial"/>
                <w:sz w:val="16"/>
                <w:szCs w:val="16"/>
              </w:rPr>
            </w:pPr>
            <w:ins w:id="66"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1F2BF6A0"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67"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68" w:author="Forfatter"/>
                <w:rFonts w:ascii="Arial" w:hAnsi="Arial" w:cs="Arial"/>
                <w:b/>
                <w:sz w:val="16"/>
                <w:szCs w:val="16"/>
              </w:rPr>
            </w:pPr>
            <w:bookmarkStart w:id="69" w:name="_Hlk528652331"/>
            <w:del w:id="70"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71" w:author="Forfatter"/>
                <w:rFonts w:ascii="Arial" w:hAnsi="Arial" w:cs="Arial"/>
                <w:b/>
                <w:bCs/>
                <w:sz w:val="16"/>
                <w:szCs w:val="16"/>
              </w:rPr>
            </w:pPr>
            <w:del w:id="72"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73" w:author="Forfatter"/>
                <w:rFonts w:ascii="Arial" w:hAnsi="Arial" w:cs="Arial"/>
                <w:b/>
                <w:bCs/>
                <w:sz w:val="16"/>
                <w:szCs w:val="16"/>
              </w:rPr>
            </w:pPr>
            <w:del w:id="74"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75" w:author="Forfatter"/>
                <w:rFonts w:ascii="Arial" w:hAnsi="Arial" w:cs="Arial"/>
                <w:b/>
                <w:bCs/>
                <w:sz w:val="16"/>
                <w:szCs w:val="16"/>
              </w:rPr>
            </w:pPr>
            <w:del w:id="76"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77"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78" w:author="Forfatter"/>
                <w:rFonts w:ascii="Arial" w:hAnsi="Arial" w:cs="Arial"/>
                <w:b/>
                <w:sz w:val="16"/>
                <w:szCs w:val="16"/>
              </w:rPr>
            </w:pPr>
            <w:del w:id="79"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80" w:author="Forfatter"/>
                <w:rFonts w:ascii="Arial" w:hAnsi="Arial" w:cs="Arial"/>
                <w:i/>
                <w:sz w:val="16"/>
                <w:szCs w:val="16"/>
              </w:rPr>
            </w:pPr>
            <w:del w:id="81"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82" w:author="Forfatter"/>
                <w:rFonts w:ascii="Arial" w:hAnsi="Arial" w:cs="Arial"/>
                <w:i/>
                <w:sz w:val="16"/>
                <w:szCs w:val="16"/>
              </w:rPr>
            </w:pPr>
            <w:del w:id="83"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84" w:author="Forfatter"/>
                <w:rFonts w:ascii="Arial" w:hAnsi="Arial" w:cs="Arial"/>
                <w:i/>
                <w:sz w:val="16"/>
                <w:szCs w:val="16"/>
              </w:rPr>
            </w:pPr>
            <w:del w:id="85"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86"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87" w:author="Forfatter"/>
                <w:rFonts w:ascii="Arial" w:hAnsi="Arial" w:cs="Arial"/>
                <w:b/>
                <w:sz w:val="16"/>
                <w:szCs w:val="16"/>
              </w:rPr>
            </w:pPr>
            <w:del w:id="88"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89" w:author="Forfatter"/>
                <w:rFonts w:ascii="Arial" w:hAnsi="Arial" w:cs="Arial"/>
                <w:i/>
                <w:sz w:val="16"/>
                <w:szCs w:val="16"/>
              </w:rPr>
            </w:pPr>
            <w:del w:id="90"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91" w:author="Forfatter"/>
                <w:rFonts w:ascii="Arial" w:hAnsi="Arial" w:cs="Arial"/>
                <w:i/>
                <w:sz w:val="16"/>
                <w:szCs w:val="16"/>
              </w:rPr>
            </w:pPr>
            <w:del w:id="92"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93" w:author="Forfatter"/>
                <w:rFonts w:ascii="Arial" w:hAnsi="Arial" w:cs="Arial"/>
                <w:i/>
                <w:sz w:val="16"/>
                <w:szCs w:val="16"/>
              </w:rPr>
            </w:pPr>
            <w:del w:id="94"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95" w:author="Forfatter"/>
                <w:rFonts w:ascii="Arial" w:hAnsi="Arial" w:cs="Arial"/>
                <w:i/>
                <w:sz w:val="16"/>
                <w:szCs w:val="16"/>
              </w:rPr>
            </w:pPr>
            <w:del w:id="96"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97" w:author="Forfatter"/>
                <w:rFonts w:ascii="Arial" w:hAnsi="Arial" w:cs="Arial"/>
                <w:i/>
                <w:sz w:val="16"/>
                <w:szCs w:val="16"/>
              </w:rPr>
            </w:pPr>
            <w:del w:id="98"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99" w:author="Forfatter"/>
                <w:rFonts w:ascii="Arial" w:hAnsi="Arial" w:cs="Arial"/>
                <w:i/>
                <w:sz w:val="16"/>
                <w:szCs w:val="16"/>
              </w:rPr>
            </w:pPr>
            <w:del w:id="100"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01" w:author="Forfatter"/>
                <w:rFonts w:ascii="Arial" w:hAnsi="Arial" w:cs="Arial"/>
                <w:i/>
                <w:sz w:val="16"/>
                <w:szCs w:val="16"/>
              </w:rPr>
            </w:pPr>
            <w:del w:id="102"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03"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04" w:author="Forfatter"/>
                <w:rFonts w:ascii="Arial" w:hAnsi="Arial" w:cs="Arial"/>
                <w:b/>
                <w:sz w:val="16"/>
                <w:szCs w:val="16"/>
              </w:rPr>
            </w:pPr>
            <w:del w:id="105"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06" w:author="Forfatter"/>
                <w:rFonts w:ascii="Arial" w:hAnsi="Arial" w:cs="Arial"/>
                <w:sz w:val="16"/>
                <w:szCs w:val="16"/>
                <w:lang w:val="pt-BR"/>
              </w:rPr>
            </w:pPr>
            <w:del w:id="107"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08" w:author="Forfatter"/>
                <w:rFonts w:ascii="Arial" w:hAnsi="Arial" w:cs="Arial"/>
                <w:sz w:val="16"/>
                <w:szCs w:val="16"/>
              </w:rPr>
            </w:pPr>
            <w:del w:id="109"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10" w:author="Forfatter"/>
                <w:rFonts w:ascii="Arial" w:hAnsi="Arial" w:cs="Arial"/>
                <w:sz w:val="16"/>
                <w:szCs w:val="16"/>
              </w:rPr>
            </w:pPr>
            <w:del w:id="111"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12" w:author="Forfatter"/>
                <w:rFonts w:ascii="Arial" w:hAnsi="Arial" w:cs="Arial"/>
                <w:sz w:val="16"/>
                <w:szCs w:val="16"/>
              </w:rPr>
            </w:pPr>
            <w:del w:id="113"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14" w:author="Forfatter"/>
                <w:rFonts w:ascii="Arial" w:hAnsi="Arial" w:cs="Arial"/>
                <w:sz w:val="16"/>
                <w:szCs w:val="16"/>
              </w:rPr>
            </w:pPr>
            <w:del w:id="115"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16" w:author="Forfatter"/>
                <w:rFonts w:ascii="Arial" w:hAnsi="Arial" w:cs="Arial"/>
                <w:sz w:val="16"/>
                <w:szCs w:val="16"/>
              </w:rPr>
            </w:pPr>
            <w:del w:id="117"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18" w:author="Forfatter"/>
                <w:rFonts w:ascii="Arial" w:hAnsi="Arial" w:cs="Arial"/>
                <w:sz w:val="16"/>
                <w:szCs w:val="16"/>
              </w:rPr>
            </w:pPr>
            <w:del w:id="119"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20" w:author="Forfatter"/>
                <w:rFonts w:ascii="Arial" w:hAnsi="Arial" w:cs="Arial"/>
                <w:sz w:val="16"/>
                <w:szCs w:val="16"/>
              </w:rPr>
            </w:pPr>
            <w:del w:id="121"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bookmarkEnd w:id="69"/>
    </w:tbl>
    <w:p w14:paraId="466A6135" w14:textId="3AEE9CFF" w:rsidR="00676B5B" w:rsidRPr="00676B5B" w:rsidRDefault="00676B5B" w:rsidP="00676B5B">
      <w:pPr>
        <w:pStyle w:val="Overskrift1"/>
        <w:numPr>
          <w:ilvl w:val="0"/>
          <w:numId w:val="0"/>
        </w:numPr>
        <w:ind w:left="432"/>
        <w:rPr>
          <w:rFonts w:ascii="Arial" w:eastAsiaTheme="minorEastAsia" w:hAnsi="Arial" w:cs="Arial"/>
          <w:noProof/>
          <w:color w:val="5A5A5A" w:themeColor="text1" w:themeTint="A5"/>
          <w:spacing w:val="15"/>
          <w:szCs w:val="22"/>
          <w:lang w:eastAsia="nb-NO"/>
        </w:rPr>
      </w:pPr>
    </w:p>
    <w:p w14:paraId="46D3DFD1" w14:textId="6F09AF5C" w:rsidR="00383DFD" w:rsidRPr="00AC5065" w:rsidDel="00805C29" w:rsidRDefault="00676B5B">
      <w:pPr>
        <w:rPr>
          <w:del w:id="122"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6186E985">
            <wp:simplePos x="0" y="0"/>
            <wp:positionH relativeFrom="column">
              <wp:posOffset>5293030</wp:posOffset>
            </wp:positionH>
            <wp:positionV relativeFrom="page">
              <wp:posOffset>4618683</wp:posOffset>
            </wp:positionV>
            <wp:extent cx="4213225" cy="1102995"/>
            <wp:effectExtent l="0" t="0" r="3175" b="1905"/>
            <wp:wrapSquare wrapText="lef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3225" cy="1102995"/>
                    </a:xfrm>
                    <a:prstGeom prst="rect">
                      <a:avLst/>
                    </a:prstGeom>
                  </pic:spPr>
                </pic:pic>
              </a:graphicData>
            </a:graphic>
            <wp14:sizeRelH relativeFrom="page">
              <wp14:pctWidth>0</wp14:pctWidth>
            </wp14:sizeRelH>
            <wp14:sizeRelV relativeFrom="page">
              <wp14:pctHeight>0</wp14:pctHeight>
            </wp14:sizeRelV>
          </wp:anchor>
        </w:drawing>
      </w:r>
      <w:moveFromRangeStart w:id="123" w:author="Forfatter" w:name="move48797337"/>
      <w:del w:id="124"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23"/>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B5835C7" w:rsidR="006F73BC" w:rsidRPr="006F73BC" w:rsidRDefault="006F73BC" w:rsidP="006F73BC">
      <w:pPr>
        <w:pStyle w:val="Overskrift2"/>
      </w:pPr>
      <w:r>
        <w:t>Testcase</w:t>
      </w:r>
    </w:p>
    <w:p w14:paraId="0F85AC02" w14:textId="1035A1D6"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9E0CD9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7263ACFE"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AA112AA" w:rsidR="00F14328" w:rsidRDefault="00676B5B" w:rsidP="00604855">
      <w:pPr>
        <w:pStyle w:val="Listeavsnitt"/>
        <w:numPr>
          <w:ilvl w:val="0"/>
          <w:numId w:val="8"/>
        </w:numPr>
        <w:rPr>
          <w:rFonts w:ascii="Arial" w:hAnsi="Arial" w:cs="Arial"/>
          <w:sz w:val="16"/>
          <w:szCs w:val="22"/>
        </w:rPr>
      </w:pPr>
      <w:r>
        <w:rPr>
          <w:noProof/>
        </w:rPr>
        <mc:AlternateContent>
          <mc:Choice Requires="wps">
            <w:drawing>
              <wp:anchor distT="0" distB="0" distL="114300" distR="114300" simplePos="0" relativeHeight="251655167" behindDoc="0" locked="0" layoutInCell="1" allowOverlap="1" wp14:anchorId="558348CE" wp14:editId="50A79168">
                <wp:simplePos x="0" y="0"/>
                <wp:positionH relativeFrom="column">
                  <wp:posOffset>5296754</wp:posOffset>
                </wp:positionH>
                <wp:positionV relativeFrom="paragraph">
                  <wp:posOffset>183515</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576A8136"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C37E65">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C37E65" w:rsidRPr="00AC5065">
                              <w:rPr>
                                <w:rFonts w:ascii="Arial" w:hAnsi="Arial" w:cs="Arial"/>
                              </w:rPr>
                              <w:t xml:space="preserve">Figure </w:t>
                            </w:r>
                            <w:r w:rsidR="00C37E65">
                              <w:rPr>
                                <w:rFonts w:ascii="Arial" w:hAnsi="Arial" w:cs="Arial"/>
                                <w:noProof/>
                              </w:rPr>
                              <w:t>2</w:t>
                            </w:r>
                            <w:r w:rsidR="00C37E65" w:rsidRPr="00AC5065">
                              <w:rPr>
                                <w:rFonts w:ascii="Arial" w:hAnsi="Arial" w:cs="Arial"/>
                              </w:rPr>
                              <w:t>: Simplest possible specification coverage</w:t>
                            </w:r>
                            <w:r w:rsidR="00C37E65">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C37E65" w:rsidRPr="00AC5065">
                              <w:rPr>
                                <w:rFonts w:ascii="Arial" w:hAnsi="Arial" w:cs="Arial"/>
                              </w:rPr>
                              <w:t xml:space="preserve">Figure </w:t>
                            </w:r>
                            <w:r w:rsidR="00C37E65">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7.05pt;margin-top:14.45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" stroked="f">
                <v:textbox inset="0,0,0,0">
                  <w:txbxContent>
                    <w:p w14:paraId="4C488246" w14:textId="576A8136"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C37E65">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C37E65" w:rsidRPr="00AC5065">
                        <w:rPr>
                          <w:rFonts w:ascii="Arial" w:hAnsi="Arial" w:cs="Arial"/>
                        </w:rPr>
                        <w:t xml:space="preserve">Figure </w:t>
                      </w:r>
                      <w:r w:rsidR="00C37E65">
                        <w:rPr>
                          <w:rFonts w:ascii="Arial" w:hAnsi="Arial" w:cs="Arial"/>
                          <w:noProof/>
                        </w:rPr>
                        <w:t>2</w:t>
                      </w:r>
                      <w:r w:rsidR="00C37E65" w:rsidRPr="00AC5065">
                        <w:rPr>
                          <w:rFonts w:ascii="Arial" w:hAnsi="Arial" w:cs="Arial"/>
                        </w:rPr>
                        <w:t>: Simplest possible specification coverage</w:t>
                      </w:r>
                      <w:r w:rsidR="00C37E65">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C37E65" w:rsidRPr="00AC5065">
                        <w:rPr>
                          <w:rFonts w:ascii="Arial" w:hAnsi="Arial" w:cs="Arial"/>
                        </w:rPr>
                        <w:t xml:space="preserve">Figure </w:t>
                      </w:r>
                      <w:r w:rsidR="00C37E65">
                        <w:rPr>
                          <w:rFonts w:ascii="Arial" w:hAnsi="Arial" w:cs="Arial"/>
                          <w:noProof/>
                        </w:rPr>
                        <w:t>2</w:t>
                      </w:r>
                      <w:r>
                        <w:fldChar w:fldCharType="end"/>
                      </w:r>
                    </w:p>
                  </w:txbxContent>
                </v:textbox>
                <w10:wrap type="square"/>
              </v:shape>
            </w:pict>
          </mc:Fallback>
        </mc:AlternateContent>
      </w:r>
      <w:r w:rsidR="00F14328"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00F14328" w:rsidRPr="00AC5065">
        <w:rPr>
          <w:rFonts w:ascii="Arial" w:hAnsi="Arial" w:cs="Arial"/>
          <w:sz w:val="16"/>
          <w:szCs w:val="22"/>
        </w:rPr>
        <w:br/>
        <w:t>a set of test sequences (A and B) or all sequences (</w:t>
      </w:r>
      <w:proofErr w:type="spellStart"/>
      <w:r w:rsidR="00F14328" w:rsidRPr="00AC5065">
        <w:rPr>
          <w:rFonts w:ascii="Arial" w:hAnsi="Arial" w:cs="Arial"/>
          <w:sz w:val="16"/>
          <w:szCs w:val="22"/>
        </w:rPr>
        <w:t>A+B+C</w:t>
      </w:r>
      <w:proofErr w:type="spellEnd"/>
      <w:r w:rsidR="00F14328" w:rsidRPr="00AC5065">
        <w:rPr>
          <w:rFonts w:ascii="Arial" w:hAnsi="Arial" w:cs="Arial"/>
          <w:sz w:val="16"/>
          <w:szCs w:val="22"/>
        </w:rPr>
        <w:t>), then all of A, B and C are defined as individual testcases.</w:t>
      </w:r>
    </w:p>
    <w:p w14:paraId="46BCADF7" w14:textId="7193B559"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63AAFA1E" w:rsidR="006F73BC" w:rsidRDefault="006F73BC" w:rsidP="006F73BC">
      <w:pPr>
        <w:pStyle w:val="Overskrift2"/>
      </w:pPr>
      <w:r>
        <w:lastRenderedPageBreak/>
        <w:t>Partial coverage</w:t>
      </w:r>
    </w:p>
    <w:p w14:paraId="643350F1" w14:textId="47A8E84C" w:rsidR="006F73BC" w:rsidRDefault="006F73BC" w:rsidP="006F73BC">
      <w:pPr>
        <w:pStyle w:val="Listeavsnitt"/>
        <w:numPr>
          <w:ilvl w:val="0"/>
          <w:numId w:val="17"/>
        </w:numPr>
      </w:pPr>
      <w:r>
        <w:t xml:space="preserve">In this VIP a summary of how some (or all) requirements for a </w:t>
      </w:r>
      <w:proofErr w:type="spellStart"/>
      <w:r>
        <w:t>DUT</w:t>
      </w:r>
      <w:proofErr w:type="spellEnd"/>
      <w:r>
        <w:t xml:space="preserve"> have been covered by one specific testcase. There may be one or more testcases and partial coverage summaries for a </w:t>
      </w:r>
      <w:proofErr w:type="spellStart"/>
      <w:r>
        <w:t>DUT</w:t>
      </w:r>
      <w:proofErr w:type="spellEnd"/>
      <w:r>
        <w:t xml:space="preserve"> depending on complexity and approach.</w:t>
      </w:r>
    </w:p>
    <w:p w14:paraId="11EE1CCB" w14:textId="47822BFB" w:rsid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67DE16EB" w14:textId="77777777" w:rsidR="00676B5B" w:rsidRPr="006F73BC" w:rsidRDefault="00676B5B" w:rsidP="00676B5B"/>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2FF7DB0B" w:rsidR="0088065D" w:rsidRPr="00AC5065" w:rsidRDefault="0088065D" w:rsidP="0048656E">
      <w:pPr>
        <w:rPr>
          <w:rFonts w:ascii="Arial" w:hAnsi="Arial" w:cs="Arial"/>
          <w:iCs/>
          <w:sz w:val="16"/>
          <w:szCs w:val="16"/>
        </w:rPr>
      </w:pPr>
      <w:r w:rsidRPr="00AC5065">
        <w:rPr>
          <w:rFonts w:ascii="Arial" w:hAnsi="Arial" w:cs="Arial"/>
          <w:iCs/>
          <w:sz w:val="16"/>
          <w:szCs w:val="16"/>
        </w:rPr>
        <w:t xml:space="preserve">This </w:t>
      </w:r>
      <w:proofErr w:type="spellStart"/>
      <w:r w:rsidRPr="00AC5065">
        <w:rPr>
          <w:rFonts w:ascii="Arial" w:hAnsi="Arial" w:cs="Arial"/>
          <w:iCs/>
          <w:sz w:val="16"/>
          <w:szCs w:val="16"/>
        </w:rPr>
        <w:t>UVVM</w:t>
      </w:r>
      <w:proofErr w:type="spellEnd"/>
      <w:r w:rsidRPr="00AC5065">
        <w:rPr>
          <w:rFonts w:ascii="Arial" w:hAnsi="Arial" w:cs="Arial"/>
          <w:iCs/>
          <w:sz w:val="16"/>
          <w:szCs w:val="16"/>
        </w:rPr>
        <w:t xml:space="preserve">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C37E65" w:rsidRPr="00C37E65">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59006471" w:rsidR="00E118C1" w:rsidRPr="00AC5065" w:rsidRDefault="00C067BA" w:rsidP="001C70BD">
      <w:pPr>
        <w:pStyle w:val="Bildetekst"/>
        <w:jc w:val="center"/>
        <w:rPr>
          <w:iCs/>
          <w:sz w:val="16"/>
          <w:szCs w:val="16"/>
        </w:rPr>
      </w:pPr>
      <w:bookmarkStart w:id="125" w:name="_Ref529342538"/>
      <w:r w:rsidRPr="00AC5065">
        <w:t xml:space="preserve">Table </w:t>
      </w:r>
      <w:r w:rsidRPr="00AC5065">
        <w:fldChar w:fldCharType="begin"/>
      </w:r>
      <w:r w:rsidRPr="00AC5065">
        <w:instrText xml:space="preserve"> SEQ Table \* ARABIC </w:instrText>
      </w:r>
      <w:r w:rsidRPr="00AC5065">
        <w:fldChar w:fldCharType="separate"/>
      </w:r>
      <w:r w:rsidR="00C37E65">
        <w:rPr>
          <w:noProof/>
        </w:rPr>
        <w:t>1</w:t>
      </w:r>
      <w:r w:rsidRPr="00AC5065">
        <w:fldChar w:fldCharType="end"/>
      </w:r>
      <w:bookmarkEnd w:id="125"/>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26"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27" w:author="Forfatter">
        <w:r w:rsidRPr="00AC5065" w:rsidDel="002420EF">
          <w:rPr>
            <w:rFonts w:ascii="Arial" w:hAnsi="Arial" w:cs="Arial"/>
            <w:iCs/>
            <w:sz w:val="16"/>
            <w:szCs w:val="16"/>
          </w:rPr>
          <w:br w:type="page"/>
        </w:r>
      </w:del>
    </w:p>
    <w:p w14:paraId="30B694EB" w14:textId="77777777" w:rsidR="00676B5B" w:rsidRDefault="00676B5B">
      <w:pPr>
        <w:rPr>
          <w:rFonts w:ascii="Verdana" w:hAnsi="Verdana"/>
          <w:b/>
          <w:kern w:val="28"/>
          <w:sz w:val="24"/>
        </w:rPr>
      </w:pPr>
      <w:r>
        <w:br w:type="page"/>
      </w:r>
    </w:p>
    <w:p w14:paraId="500D38B7" w14:textId="49572F18"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725FB437"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C37E65" w:rsidRPr="00AC5065">
        <w:rPr>
          <w:rFonts w:ascii="Arial" w:hAnsi="Arial" w:cs="Arial"/>
        </w:rPr>
        <w:t xml:space="preserve">Figure </w:t>
      </w:r>
      <w:r w:rsidR="00C37E65">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75B9599"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w:t>
      </w:r>
      <w:proofErr w:type="spellStart"/>
      <w:r w:rsidRPr="00723F5F">
        <w:rPr>
          <w:rFonts w:ascii="Arial" w:hAnsi="Arial" w:cs="Arial"/>
          <w:iCs/>
          <w:sz w:val="16"/>
          <w:szCs w:val="16"/>
        </w:rPr>
        <w:t>DUT</w:t>
      </w:r>
      <w:proofErr w:type="spellEnd"/>
      <w:r w:rsidRPr="00723F5F">
        <w:rPr>
          <w:rFonts w:ascii="Arial" w:hAnsi="Arial" w:cs="Arial"/>
          <w:iCs/>
          <w:sz w:val="16"/>
          <w:szCs w:val="16"/>
        </w:rPr>
        <w:t xml:space="preserve"> requirements in a requirement list CSV file. </w:t>
      </w:r>
      <w:r w:rsidR="0078041E" w:rsidRPr="00723F5F">
        <w:rPr>
          <w:rFonts w:ascii="Arial" w:hAnsi="Arial" w:cs="Arial"/>
          <w:iCs/>
          <w:color w:val="FF0000"/>
          <w:sz w:val="16"/>
          <w:szCs w:val="16"/>
        </w:rPr>
        <w:t>(</w:t>
      </w:r>
      <w:proofErr w:type="spellStart"/>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proofErr w:type="spellEnd"/>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C37E65">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29CAF827"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w:t>
      </w:r>
      <w:proofErr w:type="spellStart"/>
      <w:r w:rsidRPr="00AC5065">
        <w:rPr>
          <w:rFonts w:ascii="Arial" w:hAnsi="Arial" w:cs="Arial"/>
          <w:iCs/>
          <w:sz w:val="16"/>
          <w:szCs w:val="16"/>
        </w:rPr>
        <w:t>DUT</w:t>
      </w:r>
      <w:proofErr w:type="spellEnd"/>
      <w:r w:rsidRPr="00AC5065">
        <w:rPr>
          <w:rFonts w:ascii="Arial" w:hAnsi="Arial" w:cs="Arial"/>
          <w:iCs/>
          <w:sz w:val="16"/>
          <w:szCs w:val="16"/>
        </w:rPr>
        <w:t xml:space="preserve">.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C37E65">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00C12EE6" w:rsidRPr="00AC5065">
        <w:rPr>
          <w:rFonts w:ascii="Arial" w:hAnsi="Arial" w:cs="Arial"/>
          <w:iCs/>
          <w:sz w:val="16"/>
          <w:szCs w:val="16"/>
        </w:rPr>
        <w:t>(</w:t>
      </w:r>
      <w:proofErr w:type="gram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proofErr w:type="spellStart"/>
      <w:r w:rsidR="003B4F42" w:rsidRPr="00AC5065">
        <w:rPr>
          <w:rFonts w:ascii="Arial" w:hAnsi="Arial" w:cs="Arial"/>
          <w:iCs/>
          <w:sz w:val="16"/>
          <w:szCs w:val="16"/>
        </w:rPr>
        <w:t>finalize_req_cov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73D48EC"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00196DD5" w:rsidRPr="00AC5065">
        <w:rPr>
          <w:rFonts w:ascii="Arial" w:hAnsi="Arial" w:cs="Arial"/>
          <w:iCs/>
          <w:sz w:val="16"/>
          <w:szCs w:val="16"/>
        </w:rPr>
        <w:t>(</w:t>
      </w:r>
      <w:proofErr w:type="gram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C37E65">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proofErr w:type="spellStart"/>
      <w:r w:rsidR="00702955">
        <w:rPr>
          <w:rFonts w:ascii="Arial" w:hAnsi="Arial" w:cs="Arial"/>
          <w:iCs/>
          <w:color w:val="FF0000"/>
          <w:sz w:val="16"/>
          <w:szCs w:val="16"/>
        </w:rPr>
        <w:t>RL</w:t>
      </w:r>
      <w:proofErr w:type="spellEnd"/>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w:t>
      </w:r>
      <w:r w:rsidR="004A3687">
        <w:rPr>
          <w:rFonts w:ascii="Arial" w:hAnsi="Arial" w:cs="Arial"/>
          <w:iCs/>
          <w:sz w:val="16"/>
          <w:szCs w:val="16"/>
        </w:rPr>
        <w:t xml:space="preserve"> </w:t>
      </w:r>
      <w:r w:rsidR="00A21E54">
        <w:rPr>
          <w:rFonts w:ascii="Arial" w:hAnsi="Arial" w:cs="Arial"/>
          <w:iCs/>
          <w:sz w:val="16"/>
          <w:szCs w:val="16"/>
        </w:rPr>
        <w:t>file formats</w:t>
      </w:r>
      <w:r w:rsidR="004A3687">
        <w:rPr>
          <w:rFonts w:ascii="Arial" w:hAnsi="Arial" w:cs="Arial"/>
          <w:iCs/>
          <w:sz w:val="16"/>
          <w:szCs w:val="16"/>
        </w:rPr>
        <w:t xml:space="preserve"> in </w:t>
      </w:r>
      <w:r w:rsidR="00981890">
        <w:rPr>
          <w:rFonts w:ascii="Arial" w:hAnsi="Arial" w:cs="Arial"/>
          <w:iCs/>
          <w:sz w:val="16"/>
          <w:szCs w:val="16"/>
        </w:rPr>
        <w:t>s</w:t>
      </w:r>
      <w:r w:rsidR="004A3687">
        <w:rPr>
          <w:rFonts w:ascii="Arial" w:hAnsi="Arial" w:cs="Arial"/>
          <w:iCs/>
          <w:sz w:val="16"/>
          <w:szCs w:val="16"/>
        </w:rPr>
        <w:t xml:space="preserve">ection </w:t>
      </w:r>
      <w:r w:rsidR="004A3687">
        <w:rPr>
          <w:rFonts w:ascii="Arial" w:hAnsi="Arial" w:cs="Arial"/>
          <w:iCs/>
          <w:sz w:val="16"/>
          <w:szCs w:val="16"/>
        </w:rPr>
        <w:fldChar w:fldCharType="begin"/>
      </w:r>
      <w:r w:rsidR="004A3687">
        <w:rPr>
          <w:rFonts w:ascii="Arial" w:hAnsi="Arial" w:cs="Arial"/>
          <w:iCs/>
          <w:sz w:val="16"/>
          <w:szCs w:val="16"/>
        </w:rPr>
        <w:instrText xml:space="preserve"> REF _Ref50464941 \n \h </w:instrText>
      </w:r>
      <w:r w:rsidR="004A3687">
        <w:rPr>
          <w:rFonts w:ascii="Arial" w:hAnsi="Arial" w:cs="Arial"/>
          <w:iCs/>
          <w:sz w:val="16"/>
          <w:szCs w:val="16"/>
        </w:rPr>
      </w:r>
      <w:r w:rsidR="004A3687">
        <w:rPr>
          <w:rFonts w:ascii="Arial" w:hAnsi="Arial" w:cs="Arial"/>
          <w:iCs/>
          <w:sz w:val="16"/>
          <w:szCs w:val="16"/>
        </w:rPr>
        <w:fldChar w:fldCharType="separate"/>
      </w:r>
      <w:r w:rsidR="00C37E65">
        <w:rPr>
          <w:rFonts w:ascii="Arial" w:hAnsi="Arial" w:cs="Arial"/>
          <w:iCs/>
          <w:sz w:val="16"/>
          <w:szCs w:val="16"/>
        </w:rPr>
        <w:t>3</w:t>
      </w:r>
      <w:r w:rsidR="004A3687">
        <w:rPr>
          <w:rFonts w:ascii="Arial" w:hAnsi="Arial" w:cs="Arial"/>
          <w:iCs/>
          <w:sz w:val="16"/>
          <w:szCs w:val="16"/>
        </w:rPr>
        <w:fldChar w:fldCharType="end"/>
      </w:r>
      <w:r w:rsidR="00A21E54">
        <w:rPr>
          <w:rFonts w:ascii="Arial" w:hAnsi="Arial" w:cs="Arial"/>
          <w:iCs/>
          <w:sz w:val="16"/>
          <w:szCs w:val="16"/>
        </w:rPr>
        <w:t>.</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w:t>
      </w:r>
      <w:proofErr w:type="spellStart"/>
      <w:r w:rsidR="00702955">
        <w:rPr>
          <w:rFonts w:ascii="Arial" w:hAnsi="Arial" w:cs="Arial"/>
          <w:iCs/>
          <w:sz w:val="16"/>
          <w:szCs w:val="16"/>
        </w:rPr>
        <w:t>TB_ERROR</w:t>
      </w:r>
      <w:proofErr w:type="spellEnd"/>
      <w:r w:rsidR="00702955">
        <w:rPr>
          <w:rFonts w:ascii="Arial" w:hAnsi="Arial" w:cs="Arial"/>
          <w:iCs/>
          <w:sz w:val="16"/>
          <w:szCs w:val="16"/>
        </w:rPr>
        <w:t xml:space="preserve">)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proofErr w:type="spellStart"/>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proofErr w:type="spellEnd"/>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xml:space="preserve">. If a testcase fails before reaching </w:t>
      </w:r>
      <w:proofErr w:type="spellStart"/>
      <w:r w:rsidR="0057200A">
        <w:rPr>
          <w:rFonts w:ascii="Arial" w:hAnsi="Arial" w:cs="Arial"/>
          <w:iCs/>
          <w:sz w:val="16"/>
          <w:szCs w:val="16"/>
        </w:rPr>
        <w:t>finalize_req_</w:t>
      </w:r>
      <w:proofErr w:type="gramStart"/>
      <w:r w:rsidR="0057200A">
        <w:rPr>
          <w:rFonts w:ascii="Arial" w:hAnsi="Arial" w:cs="Arial"/>
          <w:iCs/>
          <w:sz w:val="16"/>
          <w:szCs w:val="16"/>
        </w:rPr>
        <w:t>cov</w:t>
      </w:r>
      <w:proofErr w:type="spellEnd"/>
      <w:r w:rsidR="0057200A">
        <w:rPr>
          <w:rFonts w:ascii="Arial" w:hAnsi="Arial" w:cs="Arial"/>
          <w:iCs/>
          <w:sz w:val="16"/>
          <w:szCs w:val="16"/>
        </w:rPr>
        <w:t>(</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76367D2E"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C37E65">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proofErr w:type="spellStart"/>
      <w:r w:rsidR="00E7185A">
        <w:rPr>
          <w:rFonts w:ascii="Arial" w:hAnsi="Arial" w:cs="Arial"/>
          <w:iCs/>
          <w:color w:val="FF0000"/>
          <w:sz w:val="16"/>
          <w:szCs w:val="16"/>
        </w:rPr>
        <w:t>RL</w:t>
      </w:r>
      <w:proofErr w:type="spellEnd"/>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xml:space="preserve">, the result is </w:t>
      </w:r>
      <w:proofErr w:type="spellStart"/>
      <w:r w:rsidR="00DB67BA" w:rsidRPr="00AC5065">
        <w:rPr>
          <w:rFonts w:ascii="Arial" w:hAnsi="Arial" w:cs="Arial"/>
          <w:iCs/>
          <w:sz w:val="16"/>
          <w:szCs w:val="16"/>
        </w:rPr>
        <w:t>NON_COMPLIANT</w:t>
      </w:r>
      <w:proofErr w:type="spellEnd"/>
      <w:r w:rsidR="00DB67BA" w:rsidRPr="00AC5065">
        <w:rPr>
          <w:rFonts w:ascii="Arial" w:hAnsi="Arial" w:cs="Arial"/>
          <w:iCs/>
          <w:sz w:val="16"/>
          <w:szCs w:val="16"/>
        </w:rPr>
        <w:t xml:space="preserve">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1B7A6B2A"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28" w:name="_Ref31367820"/>
      <w:bookmarkStart w:id="129" w:name="_Ref31367730"/>
      <w:bookmarkStart w:id="130"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C37E65">
        <w:rPr>
          <w:rFonts w:ascii="Arial" w:hAnsi="Arial" w:cs="Arial"/>
          <w:noProof/>
        </w:rPr>
        <w:t>2</w:t>
      </w:r>
      <w:r w:rsidRPr="00AC5065">
        <w:rPr>
          <w:rFonts w:ascii="Arial" w:hAnsi="Arial" w:cs="Arial"/>
        </w:rPr>
        <w:fldChar w:fldCharType="end"/>
      </w:r>
      <w:bookmarkEnd w:id="128"/>
      <w:r w:rsidRPr="00AC5065">
        <w:rPr>
          <w:rFonts w:ascii="Arial" w:hAnsi="Arial" w:cs="Arial"/>
        </w:rPr>
        <w:t>: Simplest possible specification coverage</w:t>
      </w:r>
      <w:bookmarkEnd w:id="129"/>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30"/>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31" w:name="_Ref31368124"/>
      <w:r>
        <w:t xml:space="preserve">Shortcut with no </w:t>
      </w:r>
      <w:r w:rsidR="004E1206">
        <w:t xml:space="preserve">requirement </w:t>
      </w:r>
      <w:bookmarkEnd w:id="131"/>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 xml:space="preserve">is automatically applied when no requirement list is provided as an input to the </w:t>
      </w:r>
      <w:proofErr w:type="spellStart"/>
      <w:r w:rsidR="00426094">
        <w:rPr>
          <w:rFonts w:ascii="Arial" w:hAnsi="Arial" w:cs="Arial"/>
          <w:iCs/>
          <w:sz w:val="16"/>
          <w:szCs w:val="16"/>
        </w:rPr>
        <w:t>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spellEnd"/>
      <w:r w:rsidR="00426094">
        <w:rPr>
          <w:rFonts w:ascii="Arial" w:hAnsi="Arial" w:cs="Arial"/>
          <w:iCs/>
          <w:sz w:val="16"/>
          <w:szCs w:val="16"/>
        </w:rPr>
        <w:t>(</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 xml:space="preserve">Many verification systems will have multiple testcases per </w:t>
      </w:r>
      <w:proofErr w:type="spellStart"/>
      <w:r w:rsidRPr="00AC5065">
        <w:rPr>
          <w:rFonts w:ascii="Arial" w:hAnsi="Arial" w:cs="Arial"/>
          <w:iCs/>
          <w:sz w:val="16"/>
          <w:szCs w:val="16"/>
        </w:rPr>
        <w:t>DUT</w:t>
      </w:r>
      <w:proofErr w:type="spellEnd"/>
      <w:r w:rsidRPr="00AC5065">
        <w:rPr>
          <w:rFonts w:ascii="Arial" w:hAnsi="Arial" w:cs="Arial"/>
          <w:iCs/>
          <w:sz w:val="16"/>
          <w:szCs w:val="16"/>
        </w:rPr>
        <w: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32" w:author="Forfatter">
        <w:r w:rsidR="006D51B4">
          <w:rPr>
            <w:rFonts w:ascii="Arial" w:hAnsi="Arial" w:cs="Arial"/>
            <w:iCs/>
            <w:sz w:val="16"/>
            <w:szCs w:val="16"/>
          </w:rPr>
          <w:t xml:space="preserve">it </w:t>
        </w:r>
      </w:ins>
      <w:del w:id="133"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34"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xml:space="preserve">() multiple times, but only when the previous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w:t>
      </w:r>
      <w:proofErr w:type="spellStart"/>
      <w:r w:rsidR="0057200A">
        <w:rPr>
          <w:rFonts w:ascii="Arial" w:hAnsi="Arial" w:cs="Arial"/>
          <w:iCs/>
          <w:sz w:val="16"/>
          <w:szCs w:val="16"/>
        </w:rPr>
        <w:t>finalize_req_cov</w:t>
      </w:r>
      <w:proofErr w:type="spellEnd"/>
      <w:r w:rsidR="0057200A">
        <w:rPr>
          <w:rFonts w:ascii="Arial" w:hAnsi="Arial" w:cs="Arial"/>
          <w:iCs/>
          <w:sz w:val="16"/>
          <w:szCs w:val="16"/>
        </w:rPr>
        <w:t>().</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35"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35"/>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3061BDA4"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C37E65">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2A38E5F0"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C37E65">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w:t>
      </w:r>
      <w:proofErr w:type="spellStart"/>
      <w:r w:rsidR="00EA4030">
        <w:rPr>
          <w:rFonts w:ascii="Arial" w:hAnsi="Arial" w:cs="Arial"/>
        </w:rPr>
        <w:t>initialize_req</w:t>
      </w:r>
      <w:r w:rsidR="001A595C">
        <w:rPr>
          <w:rFonts w:ascii="Arial" w:hAnsi="Arial" w:cs="Arial"/>
        </w:rPr>
        <w:t>_</w:t>
      </w:r>
      <w:proofErr w:type="gramStart"/>
      <w:r w:rsidR="001A595C">
        <w:rPr>
          <w:rFonts w:ascii="Arial" w:hAnsi="Arial" w:cs="Arial"/>
        </w:rPr>
        <w:t>cov</w:t>
      </w:r>
      <w:proofErr w:type="spellEnd"/>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36" w:name="_Ref31718269"/>
      <w:r w:rsidRPr="00AC5065">
        <w:lastRenderedPageBreak/>
        <w:t>Advanced usage – Requirement mapping</w:t>
      </w:r>
      <w:bookmarkEnd w:id="136"/>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w:t>
      </w:r>
      <w:proofErr w:type="spellStart"/>
      <w:r w:rsidRPr="00AC5065">
        <w:rPr>
          <w:rFonts w:ascii="Arial" w:hAnsi="Arial" w:cs="Arial"/>
        </w:rPr>
        <w:t>UVVM</w:t>
      </w:r>
      <w:proofErr w:type="spellEnd"/>
      <w:r w:rsidRPr="00AC5065">
        <w:rPr>
          <w:rFonts w:ascii="Arial" w:hAnsi="Arial" w:cs="Arial"/>
        </w:rPr>
        <w:t xml:space="preserve">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 xml:space="preserve">Here we can see that </w:t>
      </w:r>
      <w:proofErr w:type="spellStart"/>
      <w:r w:rsidR="009A303A" w:rsidRPr="00AC5065">
        <w:rPr>
          <w:rFonts w:ascii="Arial" w:hAnsi="Arial" w:cs="Arial"/>
        </w:rPr>
        <w:t>UART_REQ_B</w:t>
      </w:r>
      <w:proofErr w:type="spellEnd"/>
      <w:r w:rsidR="009A303A" w:rsidRPr="00AC5065">
        <w:rPr>
          <w:rFonts w:ascii="Arial" w:hAnsi="Arial" w:cs="Arial"/>
        </w:rPr>
        <w:t xml:space="preserve"> of the project matches that of UART_REQ_3 of the UART IP, and that </w:t>
      </w:r>
      <w:proofErr w:type="spellStart"/>
      <w:r w:rsidR="009A303A" w:rsidRPr="00AC5065">
        <w:rPr>
          <w:rFonts w:ascii="Arial" w:hAnsi="Arial" w:cs="Arial"/>
        </w:rPr>
        <w:t>UART_REQ_A</w:t>
      </w:r>
      <w:proofErr w:type="spellEnd"/>
      <w:r w:rsidR="009A303A" w:rsidRPr="00AC5065">
        <w:rPr>
          <w:rFonts w:ascii="Arial" w:hAnsi="Arial" w:cs="Arial"/>
        </w:rPr>
        <w:t xml:space="preserve">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 xml:space="preserve">For project requirement </w:t>
      </w:r>
      <w:proofErr w:type="spellStart"/>
      <w:r w:rsidRPr="00F1288C">
        <w:rPr>
          <w:rFonts w:ascii="Arial" w:hAnsi="Arial" w:cs="Arial"/>
          <w:iCs/>
          <w:szCs w:val="18"/>
        </w:rPr>
        <w:t>UART_REQ_A</w:t>
      </w:r>
      <w:proofErr w:type="spellEnd"/>
      <w:r w:rsidRPr="00F1288C">
        <w:rPr>
          <w:rFonts w:ascii="Arial" w:hAnsi="Arial" w:cs="Arial"/>
          <w:iCs/>
          <w:szCs w:val="18"/>
        </w:rPr>
        <w:t>,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 xml:space="preserve">For project requirement </w:t>
      </w:r>
      <w:proofErr w:type="spellStart"/>
      <w:r w:rsidRPr="00F1288C">
        <w:rPr>
          <w:rFonts w:ascii="Arial" w:hAnsi="Arial" w:cs="Arial"/>
          <w:iCs/>
          <w:szCs w:val="18"/>
        </w:rPr>
        <w:t>UART_REQ_B</w:t>
      </w:r>
      <w:proofErr w:type="spellEnd"/>
      <w:r w:rsidRPr="00F1288C">
        <w:rPr>
          <w:rFonts w:ascii="Arial" w:hAnsi="Arial" w:cs="Arial"/>
          <w:iCs/>
          <w:szCs w:val="18"/>
        </w:rPr>
        <w:t>,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04699C" w:rsidRPr="00604855" w:rsidRDefault="0004699C" w:rsidP="00604855">
                            <w:proofErr w:type="spellStart"/>
                            <w:r w:rsidRPr="00604855">
                              <w:rPr>
                                <w:rFonts w:ascii="Arial" w:hAnsi="Arial" w:cs="Arial"/>
                                <w:color w:val="000000" w:themeColor="text1"/>
                                <w:kern w:val="24"/>
                                <w:sz w:val="16"/>
                                <w:szCs w:val="16"/>
                              </w:rPr>
                              <w:t>UART_REQ_ODD</w:t>
                            </w:r>
                            <w:proofErr w:type="spellEnd"/>
                            <w:r w:rsidRPr="00604855">
                              <w:rPr>
                                <w:rFonts w:ascii="Arial" w:hAnsi="Arial" w:cs="Arial"/>
                                <w:color w:val="000000" w:themeColor="text1"/>
                                <w:kern w:val="24"/>
                                <w:sz w:val="16"/>
                                <w:szCs w:val="16"/>
                              </w:rPr>
                              <w:t>, Odd parit</w:t>
                            </w:r>
                            <w:r>
                              <w:rPr>
                                <w:rFonts w:ascii="Arial" w:hAnsi="Arial" w:cs="Arial"/>
                                <w:color w:val="000000" w:themeColor="text1"/>
                                <w:kern w:val="24"/>
                                <w:sz w:val="16"/>
                                <w:szCs w:val="16"/>
                              </w:rPr>
                              <w:t>y</w:t>
                            </w:r>
                          </w:p>
                          <w:p w14:paraId="5E0FF062" w14:textId="27B3D1EB"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04699C" w:rsidRPr="00604855" w:rsidRDefault="0004699C" w:rsidP="00604855">
                      <w:proofErr w:type="spellStart"/>
                      <w:r w:rsidRPr="00604855">
                        <w:rPr>
                          <w:rFonts w:ascii="Arial" w:hAnsi="Arial" w:cs="Arial"/>
                          <w:color w:val="000000" w:themeColor="text1"/>
                          <w:kern w:val="24"/>
                          <w:sz w:val="16"/>
                          <w:szCs w:val="16"/>
                        </w:rPr>
                        <w:t>UART_REQ_ODD</w:t>
                      </w:r>
                      <w:proofErr w:type="spellEnd"/>
                      <w:r w:rsidRPr="00604855">
                        <w:rPr>
                          <w:rFonts w:ascii="Arial" w:hAnsi="Arial" w:cs="Arial"/>
                          <w:color w:val="000000" w:themeColor="text1"/>
                          <w:kern w:val="24"/>
                          <w:sz w:val="16"/>
                          <w:szCs w:val="16"/>
                        </w:rPr>
                        <w:t>, Odd parit</w:t>
                      </w:r>
                      <w:r>
                        <w:rPr>
                          <w:rFonts w:ascii="Arial" w:hAnsi="Arial" w:cs="Arial"/>
                          <w:color w:val="000000" w:themeColor="text1"/>
                          <w:kern w:val="24"/>
                          <w:sz w:val="16"/>
                          <w:szCs w:val="16"/>
                        </w:rPr>
                        <w:t>y</w:t>
                      </w:r>
                    </w:p>
                    <w:p w14:paraId="5E0FF062" w14:textId="27B3D1EB"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37" w:name="_Hlk30702070"/>
      <w:r w:rsidRPr="00AC5065">
        <w:rPr>
          <w:rFonts w:ascii="Arial" w:hAnsi="Arial" w:cs="Arial"/>
          <w:noProof/>
        </w:rPr>
        <w:t>Showing t</w:t>
      </w:r>
      <w:bookmarkEnd w:id="137"/>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UART_REQ_GENERAL.ODD</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UART_REQ_GENERAL.EVEN</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UART_REQ_GENERAL.ODD</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UART_REQ_GENERAL.EVEN</w:t>
                      </w:r>
                      <w:proofErr w:type="spellEnd"/>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38" w:name="_Hlk30702043"/>
      <w:r w:rsidRPr="00AC5065">
        <w:rPr>
          <w:rFonts w:ascii="Arial" w:hAnsi="Arial" w:cs="Arial"/>
          <w:noProof/>
        </w:rPr>
        <w:t>Or eve</w:t>
      </w:r>
      <w:bookmarkEnd w:id="138"/>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UART_REQ_GENERAL.C</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UART_REQ_GENERAL.D</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UART_REQ_GENERAL.C</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UART_REQ_GENERAL.D</w:t>
                      </w:r>
                      <w:proofErr w:type="spellEnd"/>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28B7F12D"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C37E65" w:rsidRPr="00C37E65">
        <w:rPr>
          <w:rFonts w:ascii="Arial" w:hAnsi="Arial" w:cs="Arial"/>
        </w:rPr>
        <w:t xml:space="preserve">Table </w:t>
      </w:r>
      <w:r w:rsidR="00C37E65" w:rsidRPr="00C37E65">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39" w:name="_Ref31800123"/>
      <w:r w:rsidRPr="00AC5065">
        <w:t>VHDL Methods Details</w:t>
      </w:r>
      <w:bookmarkEnd w:id="139"/>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520"/>
        <w:gridCol w:w="4561"/>
        <w:gridCol w:w="8042"/>
      </w:tblGrid>
      <w:tr w:rsidR="0022178E" w:rsidRPr="00AC5065" w14:paraId="584101F9" w14:textId="77777777" w:rsidTr="00E5108C">
        <w:tc>
          <w:tcPr>
            <w:tcW w:w="833"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508"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659"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E5108C">
        <w:tc>
          <w:tcPr>
            <w:tcW w:w="833"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initialize_req_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508"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40" w:author="Forfatte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659"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E5108C" w:rsidRPr="00AC5065" w14:paraId="3E4D2ADA" w14:textId="77777777" w:rsidTr="00E5108C">
        <w:tc>
          <w:tcPr>
            <w:tcW w:w="833" w:type="pct"/>
            <w:shd w:val="clear" w:color="auto" w:fill="auto"/>
          </w:tcPr>
          <w:p w14:paraId="6BCECA4D" w14:textId="12684C7C" w:rsidR="00E5108C" w:rsidRPr="00413424"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Pr="00413424">
              <w:rPr>
                <w:rFonts w:ascii="Arial" w:hAnsi="Arial" w:cs="Arial"/>
                <w:sz w:val="16"/>
                <w:szCs w:val="16"/>
              </w:rPr>
              <w:t>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508" w:type="pct"/>
            <w:shd w:val="clear" w:color="auto" w:fill="auto"/>
          </w:tcPr>
          <w:p w14:paraId="464ADFA7" w14:textId="77777777" w:rsidR="00E5108C"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41"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Pr>
                <w:rFonts w:ascii="Arial" w:hAnsi="Arial" w:cs="Arial"/>
                <w:sz w:val="16"/>
                <w:szCs w:val="16"/>
              </w:rPr>
              <w:br/>
              <w:t>or</w:t>
            </w:r>
          </w:p>
          <w:p w14:paraId="4172E2C2"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42" w:author="Forfatter">
              <w:r w:rsidRPr="00413424" w:rsidDel="001F673A">
                <w:rPr>
                  <w:rFonts w:ascii="Arial" w:hAnsi="Arial" w:cs="Arial"/>
                  <w:sz w:val="16"/>
                  <w:szCs w:val="16"/>
                </w:rPr>
                <w:delText xml:space="preserve"> </w:delText>
              </w:r>
            </w:del>
            <w:ins w:id="143" w:author="Forfatter">
              <w:r>
                <w:rPr>
                  <w:rFonts w:ascii="Arial" w:hAnsi="Arial" w:cs="Arial"/>
                  <w:sz w:val="16"/>
                  <w:szCs w:val="16"/>
                </w:rPr>
                <w:t xml:space="preserve"> </w:t>
              </w:r>
            </w:ins>
            <w:del w:id="144" w:author="Forfatter">
              <w:r w:rsidRPr="00413424" w:rsidDel="001F673A">
                <w:rPr>
                  <w:rFonts w:ascii="Arial" w:hAnsi="Arial" w:cs="Arial"/>
                  <w:sz w:val="16"/>
                  <w:szCs w:val="16"/>
                </w:rPr>
                <w:delText xml:space="preserve">testcase(string)], </w:delText>
              </w:r>
            </w:del>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ins w:id="145" w:author="Forfatter">
              <w:r>
                <w:rPr>
                  <w:rFonts w:ascii="Arial" w:hAnsi="Arial" w:cs="Arial"/>
                  <w:sz w:val="16"/>
                  <w:szCs w:val="16"/>
                </w:rPr>
                <w:t xml:space="preserve"> [</w:t>
              </w:r>
            </w:ins>
            <w:r>
              <w:rPr>
                <w:rFonts w:ascii="Arial" w:hAnsi="Arial" w:cs="Arial"/>
                <w:sz w:val="16"/>
                <w:szCs w:val="16"/>
              </w:rPr>
              <w:t xml:space="preserve">, </w:t>
            </w:r>
            <w:del w:id="146" w:author="Forfatter">
              <w:r w:rsidDel="001F673A">
                <w:rPr>
                  <w:rFonts w:ascii="Arial" w:hAnsi="Arial" w:cs="Arial"/>
                  <w:sz w:val="16"/>
                  <w:szCs w:val="16"/>
                </w:rPr>
                <w:delText xml:space="preserve"> </w:delText>
              </w:r>
              <w:r w:rsidDel="001F673A">
                <w:rPr>
                  <w:rFonts w:ascii="Arial" w:hAnsi="Arial" w:cs="Arial"/>
                  <w:sz w:val="16"/>
                  <w:szCs w:val="16"/>
                </w:rPr>
                <w:br/>
              </w:r>
            </w:del>
            <w:proofErr w:type="spellStart"/>
            <w:r>
              <w:rPr>
                <w:rFonts w:ascii="Arial" w:hAnsi="Arial" w:cs="Arial"/>
                <w:sz w:val="16"/>
                <w:szCs w:val="16"/>
              </w:rPr>
              <w:t>msg</w:t>
            </w:r>
            <w:proofErr w:type="spellEnd"/>
            <w:r>
              <w:rPr>
                <w:rFonts w:ascii="Arial" w:hAnsi="Arial" w:cs="Arial"/>
                <w:sz w:val="16"/>
                <w:szCs w:val="16"/>
              </w:rPr>
              <w:t xml:space="preserve"> </w:t>
            </w:r>
            <w:ins w:id="147" w:author="Forfatter">
              <w:r>
                <w:rPr>
                  <w:rFonts w:ascii="Arial" w:hAnsi="Arial" w:cs="Arial"/>
                  <w:sz w:val="16"/>
                  <w:szCs w:val="16"/>
                </w:rPr>
                <w:t xml:space="preserve">[, </w:t>
              </w:r>
              <w:proofErr w:type="spellStart"/>
              <w:r>
                <w:rPr>
                  <w:rFonts w:ascii="Arial" w:hAnsi="Arial" w:cs="Arial"/>
                  <w:sz w:val="16"/>
                  <w:szCs w:val="16"/>
                </w:rPr>
                <w:t>tickoff_extent</w:t>
              </w:r>
              <w:proofErr w:type="spellEnd"/>
              <w:r>
                <w:rPr>
                  <w:rFonts w:ascii="Arial" w:hAnsi="Arial" w:cs="Arial"/>
                  <w:sz w:val="16"/>
                  <w:szCs w:val="16"/>
                </w:rPr>
                <w:t xml:space="preserve"> (</w:t>
              </w:r>
              <w:proofErr w:type="spellStart"/>
              <w:r>
                <w:rPr>
                  <w:rFonts w:ascii="Arial" w:hAnsi="Arial" w:cs="Arial"/>
                  <w:sz w:val="16"/>
                  <w:szCs w:val="16"/>
                </w:rPr>
                <w:t>t_extent_tickoff</w:t>
              </w:r>
              <w:proofErr w:type="spellEnd"/>
              <w:r>
                <w:rPr>
                  <w:rFonts w:ascii="Arial" w:hAnsi="Arial" w:cs="Arial"/>
                  <w:sz w:val="16"/>
                  <w:szCs w:val="16"/>
                </w:rPr>
                <w:t xml:space="preserve">) </w:t>
              </w:r>
            </w:ins>
            <w:r>
              <w:rPr>
                <w:rFonts w:ascii="Arial" w:hAnsi="Arial" w:cs="Arial"/>
                <w:sz w:val="16"/>
                <w:szCs w:val="16"/>
              </w:rPr>
              <w:t>[, scope]</w:t>
            </w:r>
            <w:ins w:id="148" w:author="Forfatter">
              <w:r>
                <w:rPr>
                  <w:rFonts w:ascii="Arial" w:hAnsi="Arial" w:cs="Arial"/>
                  <w:sz w:val="16"/>
                  <w:szCs w:val="16"/>
                </w:rPr>
                <w:t>]]]</w:t>
              </w:r>
            </w:ins>
            <w:r w:rsidRPr="00413424">
              <w:rPr>
                <w:rFonts w:ascii="Arial" w:hAnsi="Arial" w:cs="Arial"/>
                <w:sz w:val="16"/>
                <w:szCs w:val="16"/>
              </w:rPr>
              <w:t xml:space="preserve"> </w:t>
            </w:r>
          </w:p>
          <w:p w14:paraId="6F720530"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p>
          <w:p w14:paraId="043E050B" w14:textId="77777777" w:rsidR="00E5108C" w:rsidRPr="00413424" w:rsidRDefault="00E5108C" w:rsidP="00E5108C">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5A541B2F"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67A3D002"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Pr="00413424">
              <w:rPr>
                <w:rFonts w:ascii="Arial" w:hAnsi="Arial" w:cs="Arial"/>
                <w:sz w:val="16"/>
                <w:szCs w:val="16"/>
              </w:rPr>
              <w:t>_req_cov</w:t>
            </w:r>
            <w:proofErr w:type="spellEnd"/>
            <w:r w:rsidRPr="00413424">
              <w:rPr>
                <w:rFonts w:ascii="Arial" w:hAnsi="Arial" w:cs="Arial"/>
                <w:sz w:val="16"/>
                <w:szCs w:val="16"/>
              </w:rPr>
              <w:t>(“</w:t>
            </w:r>
            <w:r>
              <w:rPr>
                <w:rFonts w:ascii="Arial" w:hAnsi="Arial" w:cs="Arial"/>
                <w:sz w:val="16"/>
                <w:szCs w:val="16"/>
              </w:rPr>
              <w:t>UART_REQ</w:t>
            </w:r>
            <w:r w:rsidRPr="00413424">
              <w:rPr>
                <w:rFonts w:ascii="Arial" w:hAnsi="Arial" w:cs="Arial"/>
                <w:sz w:val="16"/>
                <w:szCs w:val="16"/>
              </w:rPr>
              <w:t>_1</w:t>
            </w:r>
            <w:del w:id="149" w:author="Forfatter">
              <w:r w:rsidRPr="00413424" w:rsidDel="001F673A">
                <w:rPr>
                  <w:rFonts w:ascii="Arial" w:hAnsi="Arial" w:cs="Arial"/>
                  <w:sz w:val="16"/>
                  <w:szCs w:val="16"/>
                </w:rPr>
                <w:delText>”, “T</w:delText>
              </w:r>
              <w:r w:rsidDel="001F673A">
                <w:rPr>
                  <w:rFonts w:ascii="Arial" w:hAnsi="Arial" w:cs="Arial"/>
                  <w:sz w:val="16"/>
                  <w:szCs w:val="16"/>
                </w:rPr>
                <w:delText>C_UART_9k6</w:delText>
              </w:r>
              <w:r w:rsidRPr="00413424" w:rsidDel="001F673A">
                <w:rPr>
                  <w:rFonts w:ascii="Arial" w:hAnsi="Arial" w:cs="Arial"/>
                  <w:sz w:val="16"/>
                  <w:szCs w:val="16"/>
                </w:rPr>
                <w:delText>”</w:delText>
              </w:r>
            </w:del>
            <w:r w:rsidRPr="00413424">
              <w:rPr>
                <w:rFonts w:ascii="Arial" w:hAnsi="Arial" w:cs="Arial"/>
                <w:sz w:val="16"/>
                <w:szCs w:val="16"/>
              </w:rPr>
              <w:t>);</w:t>
            </w:r>
          </w:p>
          <w:p w14:paraId="126FD930"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p>
          <w:p w14:paraId="67EBAE99"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57960B35"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spellEnd"/>
            <w:r w:rsidRPr="00270B66">
              <w:rPr>
                <w:rFonts w:ascii="Arial" w:hAnsi="Arial" w:cs="Arial"/>
                <w:sz w:val="16"/>
                <w:szCs w:val="16"/>
                <w:lang w:val="en-US"/>
              </w:rPr>
              <w:t>(</w:t>
            </w:r>
            <w:proofErr w:type="gramEnd"/>
            <w:r w:rsidRPr="00270B66">
              <w:rPr>
                <w:rFonts w:ascii="Arial" w:hAnsi="Arial" w:cs="Arial"/>
                <w:sz w:val="16"/>
                <w:szCs w:val="16"/>
                <w:lang w:val="en-US"/>
              </w:rPr>
              <w:t>“UART_REQ_1”</w:t>
            </w:r>
            <w:del w:id="150" w:author="Forfatter">
              <w:r w:rsidRPr="00270B66" w:rsidDel="001F673A">
                <w:rPr>
                  <w:rFonts w:ascii="Arial" w:hAnsi="Arial" w:cs="Arial"/>
                  <w:sz w:val="16"/>
                  <w:szCs w:val="16"/>
                  <w:lang w:val="en-US"/>
                </w:rPr>
                <w:delText>, “T</w:delText>
              </w:r>
              <w:r w:rsidDel="001F673A">
                <w:rPr>
                  <w:rFonts w:ascii="Arial" w:hAnsi="Arial" w:cs="Arial"/>
                  <w:sz w:val="16"/>
                  <w:szCs w:val="16"/>
                  <w:lang w:val="en-US"/>
                </w:rPr>
                <w:delText>C</w:delText>
              </w:r>
              <w:r w:rsidRPr="00270B66" w:rsidDel="001F673A">
                <w:rPr>
                  <w:rFonts w:ascii="Arial" w:hAnsi="Arial" w:cs="Arial"/>
                  <w:sz w:val="16"/>
                  <w:szCs w:val="16"/>
                  <w:lang w:val="en-US"/>
                </w:rPr>
                <w:delText>_UART_9k6”</w:delText>
              </w:r>
            </w:del>
            <w:r w:rsidRPr="00270B66">
              <w:rPr>
                <w:rFonts w:ascii="Arial" w:hAnsi="Arial" w:cs="Arial"/>
                <w:sz w:val="16"/>
                <w:szCs w:val="16"/>
                <w:lang w:val="en-US"/>
              </w:rPr>
              <w:t>, FAIL);</w:t>
            </w:r>
          </w:p>
          <w:p w14:paraId="3238D21D"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48E15E8D"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w:t>
            </w:r>
            <w:ins w:id="151" w:author="Forfatter">
              <w:r>
                <w:rPr>
                  <w:rFonts w:ascii="Arial" w:hAnsi="Arial" w:cs="Arial"/>
                  <w:sz w:val="16"/>
                  <w:szCs w:val="16"/>
                </w:rPr>
                <w:t xml:space="preserve">and </w:t>
              </w:r>
              <w:proofErr w:type="spellStart"/>
              <w:r>
                <w:rPr>
                  <w:rFonts w:ascii="Arial" w:hAnsi="Arial" w:cs="Arial"/>
                  <w:sz w:val="16"/>
                  <w:szCs w:val="16"/>
                </w:rPr>
                <w:t>tickoff_extent</w:t>
              </w:r>
              <w:proofErr w:type="spellEnd"/>
              <w:r>
                <w:rPr>
                  <w:rFonts w:ascii="Arial" w:hAnsi="Arial" w:cs="Arial"/>
                  <w:sz w:val="16"/>
                  <w:szCs w:val="16"/>
                </w:rPr>
                <w:t xml:space="preserve"> </w:t>
              </w:r>
            </w:ins>
            <w:r>
              <w:rPr>
                <w:rFonts w:ascii="Arial" w:hAnsi="Arial" w:cs="Arial"/>
                <w:sz w:val="16"/>
                <w:szCs w:val="16"/>
              </w:rPr>
              <w:t>must be included</w:t>
            </w:r>
          </w:p>
          <w:p w14:paraId="08F5340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spellEnd"/>
            <w:r w:rsidRPr="00270B66">
              <w:rPr>
                <w:rFonts w:ascii="Arial" w:hAnsi="Arial" w:cs="Arial"/>
                <w:sz w:val="16"/>
                <w:szCs w:val="16"/>
                <w:lang w:val="en-US"/>
              </w:rPr>
              <w:t>(</w:t>
            </w:r>
            <w:proofErr w:type="gramEnd"/>
            <w:r w:rsidRPr="00270B66">
              <w:rPr>
                <w:rFonts w:ascii="Arial" w:hAnsi="Arial" w:cs="Arial"/>
                <w:sz w:val="16"/>
                <w:szCs w:val="16"/>
                <w:lang w:val="en-US"/>
              </w:rPr>
              <w:t xml:space="preserve">“UART_REQ_1”, </w:t>
            </w:r>
            <w:del w:id="152" w:author="Forfatter">
              <w:r w:rsidRPr="00270B66" w:rsidDel="001F673A">
                <w:rPr>
                  <w:rFonts w:ascii="Arial" w:hAnsi="Arial" w:cs="Arial"/>
                  <w:sz w:val="16"/>
                  <w:szCs w:val="16"/>
                  <w:lang w:val="en-US"/>
                </w:rPr>
                <w:delText>“T</w:delText>
              </w:r>
              <w:r w:rsidDel="001F673A">
                <w:rPr>
                  <w:rFonts w:ascii="Arial" w:hAnsi="Arial" w:cs="Arial"/>
                  <w:sz w:val="16"/>
                  <w:szCs w:val="16"/>
                  <w:lang w:val="en-US"/>
                </w:rPr>
                <w:delText>C</w:delText>
              </w:r>
              <w:r w:rsidRPr="00270B66" w:rsidDel="001F673A">
                <w:rPr>
                  <w:rFonts w:ascii="Arial" w:hAnsi="Arial" w:cs="Arial"/>
                  <w:sz w:val="16"/>
                  <w:szCs w:val="16"/>
                  <w:lang w:val="en-US"/>
                </w:rPr>
                <w:delText xml:space="preserve">_UART_9k6”, </w:delText>
              </w:r>
            </w:del>
            <w:r w:rsidRPr="00270B66">
              <w:rPr>
                <w:rFonts w:ascii="Arial" w:hAnsi="Arial" w:cs="Arial"/>
                <w:sz w:val="16"/>
                <w:szCs w:val="16"/>
                <w:lang w:val="en-US"/>
              </w:rPr>
              <w:t>NA, ”</w:t>
            </w:r>
            <w:proofErr w:type="spellStart"/>
            <w:r w:rsidRPr="00270B66">
              <w:rPr>
                <w:rFonts w:ascii="Arial" w:hAnsi="Arial" w:cs="Arial"/>
                <w:sz w:val="16"/>
                <w:szCs w:val="16"/>
                <w:lang w:val="en-US"/>
              </w:rPr>
              <w:t>my_msg</w:t>
            </w:r>
            <w:proofErr w:type="spellEnd"/>
            <w:r w:rsidRPr="00270B66">
              <w:rPr>
                <w:rFonts w:ascii="Arial" w:hAnsi="Arial" w:cs="Arial"/>
                <w:sz w:val="16"/>
                <w:szCs w:val="16"/>
                <w:lang w:val="en-US"/>
              </w:rPr>
              <w:t>”);</w:t>
            </w:r>
          </w:p>
          <w:p w14:paraId="41D973C4" w14:textId="77777777" w:rsidR="00E5108C" w:rsidRPr="00C26E1E" w:rsidRDefault="00E5108C" w:rsidP="00E5108C">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Pr>
                <w:rFonts w:ascii="Arial" w:hAnsi="Arial" w:cs="Arial"/>
                <w:sz w:val="16"/>
                <w:szCs w:val="16"/>
                <w:lang w:val="en-US"/>
              </w:rPr>
              <w:t>.</w:t>
            </w:r>
            <w:r w:rsidRPr="00C26E1E">
              <w:rPr>
                <w:rFonts w:ascii="Arial" w:hAnsi="Arial" w:cs="Arial"/>
                <w:sz w:val="16"/>
                <w:szCs w:val="16"/>
                <w:lang w:val="en-US"/>
              </w:rPr>
              <w:t xml:space="preserve"> </w:t>
            </w:r>
          </w:p>
          <w:p w14:paraId="4E3AF8C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spellEnd"/>
            <w:r w:rsidRPr="00270B66">
              <w:rPr>
                <w:rFonts w:ascii="Arial" w:hAnsi="Arial" w:cs="Arial"/>
                <w:sz w:val="16"/>
                <w:szCs w:val="16"/>
                <w:lang w:val="en-US"/>
              </w:rPr>
              <w:t>(</w:t>
            </w:r>
            <w:proofErr w:type="gramEnd"/>
            <w:r w:rsidRPr="00270B66">
              <w:rPr>
                <w:rFonts w:ascii="Arial" w:hAnsi="Arial" w:cs="Arial"/>
                <w:sz w:val="16"/>
                <w:szCs w:val="16"/>
                <w:lang w:val="en-US"/>
              </w:rPr>
              <w:t>“UART_REQ_1”, NA, ”</w:t>
            </w:r>
            <w:proofErr w:type="spellStart"/>
            <w:r w:rsidRPr="00270B66">
              <w:rPr>
                <w:rFonts w:ascii="Arial" w:hAnsi="Arial" w:cs="Arial"/>
                <w:sz w:val="16"/>
                <w:szCs w:val="16"/>
                <w:lang w:val="en-US"/>
              </w:rPr>
              <w:t>my_msg</w:t>
            </w:r>
            <w:proofErr w:type="spellEnd"/>
            <w:r w:rsidRPr="00270B66">
              <w:rPr>
                <w:rFonts w:ascii="Arial" w:hAnsi="Arial" w:cs="Arial"/>
                <w:sz w:val="16"/>
                <w:szCs w:val="16"/>
                <w:lang w:val="en-US"/>
              </w:rPr>
              <w:t xml:space="preserve">”, </w:t>
            </w:r>
            <w:proofErr w:type="spellStart"/>
            <w:ins w:id="153" w:author="Forfatter">
              <w:r>
                <w:rPr>
                  <w:rFonts w:ascii="Arial" w:hAnsi="Arial" w:cs="Arial"/>
                  <w:sz w:val="16"/>
                  <w:szCs w:val="16"/>
                  <w:lang w:val="en-US"/>
                </w:rPr>
                <w:t>LIST_EVERY_TICKOFF</w:t>
              </w:r>
              <w:proofErr w:type="spellEnd"/>
              <w:r>
                <w:rPr>
                  <w:rFonts w:ascii="Arial" w:hAnsi="Arial" w:cs="Arial"/>
                  <w:sz w:val="16"/>
                  <w:szCs w:val="16"/>
                  <w:lang w:val="en-US"/>
                </w:rPr>
                <w:t xml:space="preserve">, </w:t>
              </w:r>
            </w:ins>
            <w:r w:rsidRPr="00270B66">
              <w:rPr>
                <w:rFonts w:ascii="Arial" w:hAnsi="Arial" w:cs="Arial"/>
                <w:sz w:val="16"/>
                <w:szCs w:val="16"/>
                <w:lang w:val="en-US"/>
              </w:rPr>
              <w:t>”</w:t>
            </w:r>
            <w:proofErr w:type="spellStart"/>
            <w:r w:rsidRPr="00270B66">
              <w:rPr>
                <w:rFonts w:ascii="Arial" w:hAnsi="Arial" w:cs="Arial"/>
                <w:sz w:val="16"/>
                <w:szCs w:val="16"/>
                <w:lang w:val="en-US"/>
              </w:rPr>
              <w:t>my_scope</w:t>
            </w:r>
            <w:proofErr w:type="spellEnd"/>
            <w:r w:rsidRPr="00270B66">
              <w:rPr>
                <w:rFonts w:ascii="Arial" w:hAnsi="Arial" w:cs="Arial"/>
                <w:sz w:val="16"/>
                <w:szCs w:val="16"/>
                <w:lang w:val="en-US"/>
              </w:rPr>
              <w:t>”);</w:t>
            </w:r>
          </w:p>
          <w:p w14:paraId="4766A43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7733DEC2" w14:textId="66609EE4"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p>
        </w:tc>
        <w:tc>
          <w:tcPr>
            <w:tcW w:w="2659" w:type="pct"/>
            <w:shd w:val="clear" w:color="auto" w:fill="auto"/>
          </w:tcPr>
          <w:p w14:paraId="47B6951E"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w:t>
            </w:r>
            <w:proofErr w:type="spellStart"/>
            <w:r>
              <w:rPr>
                <w:rFonts w:ascii="Arial" w:hAnsi="Arial" w:cs="Arial"/>
                <w:sz w:val="16"/>
                <w:szCs w:val="16"/>
              </w:rPr>
              <w:t>TB_ERROR</w:t>
            </w:r>
            <w:proofErr w:type="spellEnd"/>
            <w:r>
              <w:rPr>
                <w:rFonts w:ascii="Arial" w:hAnsi="Arial" w:cs="Arial"/>
                <w:sz w:val="16"/>
                <w:szCs w:val="16"/>
              </w:rPr>
              <w:t xml:space="preserve"> or </w:t>
            </w:r>
            <w:proofErr w:type="spellStart"/>
            <w:r>
              <w:rPr>
                <w:rFonts w:ascii="Arial" w:hAnsi="Arial" w:cs="Arial"/>
                <w:sz w:val="16"/>
                <w:szCs w:val="16"/>
              </w:rPr>
              <w:t>TB_FAILURE</w:t>
            </w:r>
            <w:proofErr w:type="spellEnd"/>
            <w:r>
              <w:rPr>
                <w:rFonts w:ascii="Arial" w:hAnsi="Arial" w:cs="Arial"/>
                <w:sz w:val="16"/>
                <w:szCs w:val="16"/>
              </w:rPr>
              <w:t xml:space="preserv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42837026"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partial coverage file (specified in the </w:t>
            </w:r>
            <w:proofErr w:type="spellStart"/>
            <w:r>
              <w:rPr>
                <w:rFonts w:ascii="Arial" w:hAnsi="Arial" w:cs="Arial"/>
                <w:sz w:val="16"/>
                <w:szCs w:val="16"/>
              </w:rPr>
              <w:t>initialize_req_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command).</w:t>
            </w:r>
          </w:p>
          <w:p w14:paraId="477229E3"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Pr="005A634E">
              <w:rPr>
                <w:rFonts w:ascii="Arial" w:hAnsi="Arial" w:cs="Arial"/>
                <w:i/>
                <w:iCs/>
                <w:sz w:val="16"/>
                <w:szCs w:val="16"/>
              </w:rPr>
              <w:t>t</w:t>
            </w:r>
            <w:r>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Pr>
                <w:rFonts w:ascii="Arial" w:hAnsi="Arial" w:cs="Arial"/>
                <w:sz w:val="16"/>
                <w:szCs w:val="16"/>
              </w:rPr>
              <w:t>uirement list</w:t>
            </w:r>
            <w:r w:rsidRPr="00413424">
              <w:rPr>
                <w:rFonts w:ascii="Arial" w:hAnsi="Arial" w:cs="Arial"/>
                <w:sz w:val="16"/>
                <w:szCs w:val="16"/>
              </w:rPr>
              <w:t xml:space="preserve"> specified in </w:t>
            </w:r>
            <w:proofErr w:type="spellStart"/>
            <w:r w:rsidRPr="00413424">
              <w:rPr>
                <w:rFonts w:ascii="Arial" w:hAnsi="Arial" w:cs="Arial"/>
                <w:i/>
                <w:sz w:val="16"/>
                <w:szCs w:val="16"/>
              </w:rPr>
              <w:t>initialize_req_cov</w:t>
            </w:r>
            <w:proofErr w:type="spellEnd"/>
            <w:r w:rsidRPr="00413424">
              <w:rPr>
                <w:rFonts w:ascii="Arial" w:hAnsi="Arial" w:cs="Arial"/>
                <w:i/>
                <w:sz w:val="16"/>
                <w:szCs w:val="16"/>
              </w:rPr>
              <w:t>()</w:t>
            </w:r>
            <w:r w:rsidRPr="00413424">
              <w:rPr>
                <w:rFonts w:ascii="Arial" w:hAnsi="Arial" w:cs="Arial"/>
                <w:sz w:val="16"/>
                <w:szCs w:val="16"/>
              </w:rPr>
              <w:t xml:space="preserve">, and use the description from this entry as </w:t>
            </w:r>
            <w:r>
              <w:rPr>
                <w:rFonts w:ascii="Arial" w:hAnsi="Arial" w:cs="Arial"/>
                <w:sz w:val="16"/>
                <w:szCs w:val="16"/>
              </w:rPr>
              <w:t xml:space="preserve">a minimum </w:t>
            </w:r>
            <w:r w:rsidRPr="00413424">
              <w:rPr>
                <w:rFonts w:ascii="Arial" w:hAnsi="Arial" w:cs="Arial"/>
                <w:sz w:val="16"/>
                <w:szCs w:val="16"/>
              </w:rPr>
              <w:t xml:space="preserve">log message. The procedure will also issue a </w:t>
            </w:r>
            <w:proofErr w:type="spellStart"/>
            <w:r>
              <w:rPr>
                <w:rFonts w:ascii="Arial" w:hAnsi="Arial" w:cs="Arial"/>
                <w:sz w:val="16"/>
                <w:szCs w:val="16"/>
              </w:rPr>
              <w:t>TB_WARNING</w:t>
            </w:r>
            <w:proofErr w:type="spellEnd"/>
            <w:r>
              <w:rPr>
                <w:rFonts w:ascii="Arial" w:hAnsi="Arial" w:cs="Arial"/>
                <w:sz w:val="16"/>
                <w:szCs w:val="16"/>
              </w:rPr>
              <w:t xml:space="preserve"> </w:t>
            </w:r>
            <w:r w:rsidRPr="00413424">
              <w:rPr>
                <w:rFonts w:ascii="Arial" w:hAnsi="Arial" w:cs="Arial"/>
                <w:sz w:val="16"/>
                <w:szCs w:val="16"/>
              </w:rPr>
              <w:t>if the specified requirement was not found.</w:t>
            </w:r>
          </w:p>
          <w:p w14:paraId="01BDB945" w14:textId="77777777" w:rsidR="00E5108C" w:rsidRPr="00413424" w:rsidRDefault="00E5108C" w:rsidP="00E5108C">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E5108C" w:rsidRPr="00413424" w14:paraId="06CF17F6" w14:textId="77777777" w:rsidTr="002B708F">
              <w:tc>
                <w:tcPr>
                  <w:tcW w:w="1334" w:type="dxa"/>
                  <w:shd w:val="clear" w:color="auto" w:fill="auto"/>
                </w:tcPr>
                <w:p w14:paraId="66792A56"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515A0DC5"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E5108C" w:rsidRPr="00413424" w:rsidDel="001F673A" w14:paraId="2D38146B" w14:textId="77777777" w:rsidTr="002B708F">
              <w:trPr>
                <w:del w:id="154" w:author="Forfatter"/>
              </w:trPr>
              <w:tc>
                <w:tcPr>
                  <w:tcW w:w="1334" w:type="dxa"/>
                  <w:shd w:val="clear" w:color="auto" w:fill="auto"/>
                </w:tcPr>
                <w:p w14:paraId="51D6E03A" w14:textId="77777777" w:rsidR="00E5108C" w:rsidRPr="00413424" w:rsidDel="001F673A" w:rsidRDefault="00E5108C" w:rsidP="00E5108C">
                  <w:pPr>
                    <w:tabs>
                      <w:tab w:val="left" w:pos="4820"/>
                    </w:tabs>
                    <w:spacing w:before="20" w:after="20" w:line="20" w:lineRule="atLeast"/>
                    <w:rPr>
                      <w:del w:id="155" w:author="Forfatter"/>
                      <w:rFonts w:ascii="Arial" w:hAnsi="Arial" w:cs="Arial"/>
                      <w:sz w:val="16"/>
                      <w:szCs w:val="16"/>
                    </w:rPr>
                  </w:pPr>
                  <w:del w:id="156"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3B650330" w14:textId="77777777" w:rsidR="00E5108C" w:rsidRPr="00413424" w:rsidDel="001F673A" w:rsidRDefault="00E5108C" w:rsidP="00E5108C">
                  <w:pPr>
                    <w:tabs>
                      <w:tab w:val="left" w:pos="4820"/>
                    </w:tabs>
                    <w:spacing w:before="20" w:after="20" w:line="20" w:lineRule="atLeast"/>
                    <w:rPr>
                      <w:del w:id="157" w:author="Forfatter"/>
                      <w:rFonts w:ascii="Arial" w:hAnsi="Arial" w:cs="Arial"/>
                      <w:sz w:val="16"/>
                      <w:szCs w:val="16"/>
                    </w:rPr>
                  </w:pPr>
                  <w:del w:id="158"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initialize_req_cov()</w:delText>
                    </w:r>
                  </w:del>
                </w:p>
              </w:tc>
            </w:tr>
            <w:tr w:rsidR="00E5108C" w:rsidRPr="00413424" w14:paraId="456C697A" w14:textId="77777777" w:rsidTr="002B708F">
              <w:tc>
                <w:tcPr>
                  <w:tcW w:w="1334" w:type="dxa"/>
                  <w:shd w:val="clear" w:color="auto" w:fill="auto"/>
                </w:tcPr>
                <w:p w14:paraId="5B740764"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0D4C5BDA"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to explicitly fail the requirement. </w:t>
                  </w:r>
                  <w:r>
                    <w:rPr>
                      <w:rFonts w:ascii="Arial" w:hAnsi="Arial" w:cs="Arial"/>
                      <w:sz w:val="16"/>
                      <w:szCs w:val="16"/>
                    </w:rPr>
                    <w:br/>
                    <w:t>Default: NA.  Not applicable means test status will be determined by an alert mismatch as described above.</w:t>
                  </w:r>
                </w:p>
              </w:tc>
            </w:tr>
            <w:tr w:rsidR="00E5108C" w:rsidRPr="00413424" w14:paraId="230C34AE" w14:textId="77777777" w:rsidTr="002B708F">
              <w:tc>
                <w:tcPr>
                  <w:tcW w:w="1334" w:type="dxa"/>
                  <w:shd w:val="clear" w:color="auto" w:fill="auto"/>
                </w:tcPr>
                <w:p w14:paraId="6B173865"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74DB7B0A"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message. Only possible after preceding </w:t>
                  </w:r>
                  <w:proofErr w:type="spellStart"/>
                  <w:r>
                    <w:rPr>
                      <w:rFonts w:ascii="Arial" w:hAnsi="Arial" w:cs="Arial"/>
                      <w:sz w:val="16"/>
                      <w:szCs w:val="16"/>
                    </w:rPr>
                    <w:t>test_status</w:t>
                  </w:r>
                  <w:proofErr w:type="spellEnd"/>
                  <w:r>
                    <w:rPr>
                      <w:rFonts w:ascii="Arial" w:hAnsi="Arial" w:cs="Arial"/>
                      <w:sz w:val="16"/>
                      <w:szCs w:val="16"/>
                    </w:rPr>
                    <w:t xml:space="preserve"> (use NA unless FAIL). </w:t>
                  </w:r>
                </w:p>
              </w:tc>
            </w:tr>
            <w:tr w:rsidR="00E5108C" w:rsidRPr="00413424" w14:paraId="1BEA2F7D" w14:textId="77777777" w:rsidTr="002B708F">
              <w:trPr>
                <w:ins w:id="159" w:author="Forfatter"/>
              </w:trPr>
              <w:tc>
                <w:tcPr>
                  <w:tcW w:w="1334" w:type="dxa"/>
                  <w:shd w:val="clear" w:color="auto" w:fill="auto"/>
                </w:tcPr>
                <w:p w14:paraId="264DCF67" w14:textId="77777777" w:rsidR="00E5108C" w:rsidRDefault="00E5108C" w:rsidP="00E5108C">
                  <w:pPr>
                    <w:tabs>
                      <w:tab w:val="left" w:pos="4820"/>
                    </w:tabs>
                    <w:spacing w:before="20" w:after="20" w:line="20" w:lineRule="atLeast"/>
                    <w:rPr>
                      <w:ins w:id="160" w:author="Forfatter"/>
                      <w:rFonts w:ascii="Arial" w:hAnsi="Arial" w:cs="Arial"/>
                      <w:sz w:val="16"/>
                      <w:szCs w:val="16"/>
                    </w:rPr>
                  </w:pPr>
                  <w:ins w:id="161" w:author="Forfatter">
                    <w:r>
                      <w:rPr>
                        <w:rFonts w:ascii="Arial" w:hAnsi="Arial" w:cs="Arial"/>
                        <w:sz w:val="16"/>
                        <w:szCs w:val="16"/>
                      </w:rPr>
                      <w:t xml:space="preserve">- </w:t>
                    </w:r>
                    <w:proofErr w:type="spellStart"/>
                    <w:r>
                      <w:rPr>
                        <w:rFonts w:ascii="Arial" w:hAnsi="Arial" w:cs="Arial"/>
                        <w:sz w:val="16"/>
                        <w:szCs w:val="16"/>
                      </w:rPr>
                      <w:t>tickoff_extent</w:t>
                    </w:r>
                    <w:proofErr w:type="spellEnd"/>
                  </w:ins>
                </w:p>
              </w:tc>
              <w:tc>
                <w:tcPr>
                  <w:tcW w:w="6491" w:type="dxa"/>
                  <w:shd w:val="clear" w:color="auto" w:fill="auto"/>
                </w:tcPr>
                <w:p w14:paraId="121A743E" w14:textId="77777777" w:rsidR="00E5108C" w:rsidRDefault="00E5108C" w:rsidP="00E5108C">
                  <w:pPr>
                    <w:tabs>
                      <w:tab w:val="left" w:pos="4820"/>
                    </w:tabs>
                    <w:spacing w:before="20" w:after="20" w:line="20" w:lineRule="atLeast"/>
                    <w:rPr>
                      <w:ins w:id="162" w:author="Forfatter"/>
                      <w:rFonts w:ascii="Arial" w:hAnsi="Arial" w:cs="Arial"/>
                      <w:sz w:val="16"/>
                      <w:szCs w:val="16"/>
                    </w:rPr>
                  </w:pPr>
                  <w:ins w:id="163" w:author="Forfatter">
                    <w:r>
                      <w:rPr>
                        <w:rFonts w:ascii="Arial" w:hAnsi="Arial" w:cs="Arial"/>
                        <w:sz w:val="16"/>
                        <w:szCs w:val="16"/>
                      </w:rPr>
                      <w:t xml:space="preserve">Optional: </w:t>
                    </w:r>
                    <w:proofErr w:type="spellStart"/>
                    <w:r>
                      <w:rPr>
                        <w:rFonts w:ascii="Arial" w:hAnsi="Arial" w:cs="Arial"/>
                        <w:sz w:val="16"/>
                        <w:szCs w:val="16"/>
                      </w:rPr>
                      <w:t>LIST_EVERY</w:t>
                    </w:r>
                    <w:del w:id="164" w:author="Forfatter">
                      <w:r w:rsidDel="00D823A9">
                        <w:rPr>
                          <w:rFonts w:ascii="Arial" w:hAnsi="Arial" w:cs="Arial"/>
                          <w:sz w:val="16"/>
                          <w:szCs w:val="16"/>
                        </w:rPr>
                        <w:delText>SINGLE</w:delText>
                      </w:r>
                    </w:del>
                    <w:r>
                      <w:rPr>
                        <w:rFonts w:ascii="Arial" w:hAnsi="Arial" w:cs="Arial"/>
                        <w:sz w:val="16"/>
                        <w:szCs w:val="16"/>
                      </w:rPr>
                      <w:t>_TICKOFF</w:t>
                    </w:r>
                    <w:proofErr w:type="spellEnd"/>
                    <w:r>
                      <w:rPr>
                        <w:rFonts w:ascii="Arial" w:hAnsi="Arial" w:cs="Arial"/>
                        <w:sz w:val="16"/>
                        <w:szCs w:val="16"/>
                      </w:rPr>
                      <w:t xml:space="preserve"> to </w:t>
                    </w:r>
                    <w:proofErr w:type="spellStart"/>
                    <w:r>
                      <w:rPr>
                        <w:rFonts w:ascii="Arial" w:hAnsi="Arial" w:cs="Arial"/>
                        <w:sz w:val="16"/>
                        <w:szCs w:val="16"/>
                      </w:rPr>
                      <w:t>marke</w:t>
                    </w:r>
                    <w:proofErr w:type="spellEnd"/>
                    <w:r>
                      <w:rPr>
                        <w:rFonts w:ascii="Arial" w:hAnsi="Arial" w:cs="Arial"/>
                        <w:sz w:val="16"/>
                        <w:szCs w:val="16"/>
                      </w:rPr>
                      <w:t xml:space="preserve"> every requirement tick-off with </w:t>
                    </w:r>
                    <w:proofErr w:type="spellStart"/>
                    <w:r>
                      <w:rPr>
                        <w:rFonts w:ascii="Arial" w:hAnsi="Arial" w:cs="Arial"/>
                        <w:sz w:val="16"/>
                        <w:szCs w:val="16"/>
                      </w:rPr>
                      <w:t>test_status</w:t>
                    </w:r>
                    <w:proofErr w:type="spellEnd"/>
                    <w:r>
                      <w:rPr>
                        <w:rFonts w:ascii="Arial" w:hAnsi="Arial" w:cs="Arial"/>
                        <w:sz w:val="16"/>
                        <w:szCs w:val="16"/>
                      </w:rPr>
                      <w:t xml:space="preserve"> in the Partial coverage file.</w:t>
                    </w:r>
                    <w:del w:id="165" w:author="Forfatter">
                      <w:r w:rsidDel="00D823A9">
                        <w:rPr>
                          <w:rFonts w:ascii="Arial" w:hAnsi="Arial" w:cs="Arial"/>
                          <w:sz w:val="16"/>
                          <w:szCs w:val="16"/>
                        </w:rPr>
                        <w:delText>to only mark requirement once in the Partial coverage file. A test_status change from PASS to FAIL will result in two tick-offs.</w:delText>
                      </w:r>
                    </w:del>
                    <w:r>
                      <w:rPr>
                        <w:rFonts w:ascii="Arial" w:hAnsi="Arial" w:cs="Arial"/>
                        <w:sz w:val="16"/>
                        <w:szCs w:val="16"/>
                      </w:rPr>
                      <w:br/>
                      <w:t xml:space="preserve">Default: </w:t>
                    </w:r>
                    <w:proofErr w:type="spellStart"/>
                    <w:r>
                      <w:rPr>
                        <w:rFonts w:ascii="Arial" w:hAnsi="Arial" w:cs="Arial"/>
                        <w:sz w:val="16"/>
                        <w:szCs w:val="16"/>
                      </w:rPr>
                      <w:t>LIST_SINGLE</w:t>
                    </w:r>
                    <w:del w:id="166" w:author="Forfatter">
                      <w:r w:rsidDel="00D823A9">
                        <w:rPr>
                          <w:rFonts w:ascii="Arial" w:hAnsi="Arial" w:cs="Arial"/>
                          <w:sz w:val="16"/>
                          <w:szCs w:val="16"/>
                        </w:rPr>
                        <w:delText>EVERY</w:delText>
                      </w:r>
                    </w:del>
                    <w:r>
                      <w:rPr>
                        <w:rFonts w:ascii="Arial" w:hAnsi="Arial" w:cs="Arial"/>
                        <w:sz w:val="16"/>
                        <w:szCs w:val="16"/>
                      </w:rPr>
                      <w:t>_TICKOFF</w:t>
                    </w:r>
                    <w:proofErr w:type="spellEnd"/>
                    <w:r>
                      <w:rPr>
                        <w:rFonts w:ascii="Arial" w:hAnsi="Arial" w:cs="Arial"/>
                        <w:sz w:val="16"/>
                        <w:szCs w:val="16"/>
                      </w:rPr>
                      <w:t xml:space="preserve"> to only mark requirement once in the Partial coverage file. A </w:t>
                    </w:r>
                    <w:proofErr w:type="spellStart"/>
                    <w:r>
                      <w:rPr>
                        <w:rFonts w:ascii="Arial" w:hAnsi="Arial" w:cs="Arial"/>
                        <w:sz w:val="16"/>
                        <w:szCs w:val="16"/>
                      </w:rPr>
                      <w:t>test_status</w:t>
                    </w:r>
                    <w:proofErr w:type="spellEnd"/>
                    <w:r>
                      <w:rPr>
                        <w:rFonts w:ascii="Arial" w:hAnsi="Arial" w:cs="Arial"/>
                        <w:sz w:val="16"/>
                        <w:szCs w:val="16"/>
                      </w:rPr>
                      <w:t xml:space="preserve"> change from PASS to FAIL will result in two tick-offs.</w:t>
                    </w:r>
                    <w:del w:id="167" w:author="Forfatter">
                      <w:r w:rsidDel="00D823A9">
                        <w:rPr>
                          <w:rFonts w:ascii="Arial" w:hAnsi="Arial" w:cs="Arial"/>
                          <w:sz w:val="16"/>
                          <w:szCs w:val="16"/>
                        </w:rPr>
                        <w:delText>to marke every requirement tick-off with test_status in the Partial coverage file.</w:delText>
                      </w:r>
                    </w:del>
                    <w:r>
                      <w:rPr>
                        <w:rFonts w:ascii="Arial" w:hAnsi="Arial" w:cs="Arial"/>
                        <w:sz w:val="16"/>
                        <w:szCs w:val="16"/>
                      </w:rPr>
                      <w:t xml:space="preserve"> </w:t>
                    </w:r>
                  </w:ins>
                </w:p>
              </w:tc>
            </w:tr>
            <w:tr w:rsidR="00E5108C" w:rsidRPr="00413424" w14:paraId="23F84A1A" w14:textId="77777777" w:rsidTr="002B708F">
              <w:tc>
                <w:tcPr>
                  <w:tcW w:w="1334" w:type="dxa"/>
                  <w:shd w:val="clear" w:color="auto" w:fill="auto"/>
                </w:tcPr>
                <w:p w14:paraId="022C9466"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0345B332"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1BF5C32C" w14:textId="4706AE7C" w:rsidR="00E5108C" w:rsidRPr="008D3930" w:rsidRDefault="00E5108C" w:rsidP="00E5108C">
            <w:pPr>
              <w:pStyle w:val="Listeavsnitt"/>
              <w:numPr>
                <w:ilvl w:val="0"/>
                <w:numId w:val="22"/>
              </w:numPr>
              <w:tabs>
                <w:tab w:val="left" w:pos="4820"/>
              </w:tabs>
              <w:spacing w:before="20" w:after="20" w:line="20" w:lineRule="atLeast"/>
              <w:rPr>
                <w:rFonts w:ascii="Arial" w:hAnsi="Arial" w:cs="Arial"/>
                <w:sz w:val="16"/>
                <w:szCs w:val="16"/>
              </w:rPr>
            </w:pPr>
          </w:p>
        </w:tc>
      </w:tr>
      <w:tr w:rsidR="00E5108C" w:rsidRPr="00AC5065" w14:paraId="3BC21279" w14:textId="77777777" w:rsidTr="00E5108C">
        <w:tc>
          <w:tcPr>
            <w:tcW w:w="833" w:type="pct"/>
            <w:shd w:val="clear" w:color="auto" w:fill="auto"/>
          </w:tcPr>
          <w:p w14:paraId="0649245D" w14:textId="30E3E56A" w:rsidR="00E5108C" w:rsidRPr="00413424" w:rsidRDefault="00E5108C" w:rsidP="00E5108C">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finalize_req_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508" w:type="pct"/>
            <w:shd w:val="clear" w:color="auto" w:fill="auto"/>
          </w:tcPr>
          <w:p w14:paraId="31E4E5DB"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3552CDF0"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p>
          <w:p w14:paraId="3F04C9C5" w14:textId="44B33FB0"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proofErr w:type="spellStart"/>
            <w:r w:rsidRPr="00413424">
              <w:rPr>
                <w:rFonts w:ascii="Arial" w:hAnsi="Arial" w:cs="Arial"/>
                <w:sz w:val="16"/>
                <w:szCs w:val="16"/>
              </w:rPr>
              <w:t>finalize_req_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VOID);</w:t>
            </w:r>
          </w:p>
        </w:tc>
        <w:tc>
          <w:tcPr>
            <w:tcW w:w="2659" w:type="pct"/>
            <w:shd w:val="clear" w:color="auto" w:fill="auto"/>
          </w:tcPr>
          <w:p w14:paraId="2B9F1210"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1084C276" w14:textId="77777777" w:rsidR="00E5108C" w:rsidRDefault="00E5108C" w:rsidP="00E5108C">
            <w:pPr>
              <w:tabs>
                <w:tab w:val="left" w:pos="4820"/>
              </w:tabs>
              <w:spacing w:before="20" w:after="20" w:line="20" w:lineRule="atLeast"/>
              <w:rPr>
                <w:rFonts w:ascii="Arial" w:hAnsi="Arial" w:cs="Arial"/>
                <w:iCs/>
                <w:sz w:val="16"/>
                <w:szCs w:val="16"/>
              </w:rPr>
            </w:pPr>
            <w:r>
              <w:rPr>
                <w:rFonts w:ascii="Arial" w:hAnsi="Arial" w:cs="Arial"/>
                <w:sz w:val="16"/>
                <w:szCs w:val="16"/>
              </w:rPr>
              <w:t>If alert status is OK – appends a line to partial coverage file: ‘S</w:t>
            </w:r>
            <w:r>
              <w:rPr>
                <w:rFonts w:ascii="Arial" w:hAnsi="Arial" w:cs="Arial"/>
                <w:iCs/>
                <w:sz w:val="16"/>
                <w:szCs w:val="16"/>
              </w:rPr>
              <w:t>UMMARY, &lt;Testcase name&gt;, PASS’</w:t>
            </w:r>
          </w:p>
          <w:p w14:paraId="5024E9C1"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If alert status is not OK – appends a line to partial coverage file: ‘S</w:t>
            </w:r>
            <w:r>
              <w:rPr>
                <w:rFonts w:ascii="Arial" w:hAnsi="Arial" w:cs="Arial"/>
                <w:iCs/>
                <w:sz w:val="16"/>
                <w:szCs w:val="16"/>
              </w:rPr>
              <w:t>UMMARY, &lt;Testcase name&gt;, FAIL’</w:t>
            </w:r>
          </w:p>
          <w:p w14:paraId="3328767E"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35BD5712" w14:textId="32569066" w:rsidR="00E5108C" w:rsidRPr="008D3930"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r w:rsidR="00E5108C" w:rsidRPr="00AC5065" w14:paraId="276B2F4B" w14:textId="77777777" w:rsidTr="00E5108C">
        <w:tc>
          <w:tcPr>
            <w:tcW w:w="833" w:type="pct"/>
            <w:shd w:val="clear" w:color="auto" w:fill="auto"/>
          </w:tcPr>
          <w:p w14:paraId="2DDB8E23" w14:textId="6F5529A5" w:rsidR="00E5108C"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lastRenderedPageBreak/>
              <w:t>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c>
          <w:tcPr>
            <w:tcW w:w="1508" w:type="pct"/>
            <w:shd w:val="clear" w:color="auto" w:fill="auto"/>
          </w:tcPr>
          <w:p w14:paraId="5AE893E1" w14:textId="1177F194"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 xml:space="preserve">See </w:t>
            </w:r>
            <w:proofErr w:type="spellStart"/>
            <w:r>
              <w:rPr>
                <w:rFonts w:ascii="Arial" w:hAnsi="Arial" w:cs="Arial"/>
                <w:sz w:val="16"/>
                <w:szCs w:val="16"/>
              </w:rPr>
              <w:t>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xml:space="preserve">) </w:t>
            </w:r>
            <w:proofErr w:type="spellStart"/>
            <w:r>
              <w:rPr>
                <w:rFonts w:ascii="Arial" w:hAnsi="Arial" w:cs="Arial"/>
                <w:sz w:val="16"/>
                <w:szCs w:val="16"/>
              </w:rPr>
              <w:t>paramteres</w:t>
            </w:r>
            <w:proofErr w:type="spellEnd"/>
            <w:r>
              <w:rPr>
                <w:rFonts w:ascii="Arial" w:hAnsi="Arial" w:cs="Arial"/>
                <w:sz w:val="16"/>
                <w:szCs w:val="16"/>
              </w:rPr>
              <w:t xml:space="preserve"> and examples above.</w:t>
            </w:r>
          </w:p>
        </w:tc>
        <w:tc>
          <w:tcPr>
            <w:tcW w:w="2659" w:type="pct"/>
            <w:shd w:val="clear" w:color="auto" w:fill="auto"/>
          </w:tcPr>
          <w:p w14:paraId="0EC22838" w14:textId="4C083D8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In addition</w:t>
            </w:r>
            <w:r w:rsidR="00FA4486">
              <w:rPr>
                <w:rFonts w:ascii="Arial" w:hAnsi="Arial" w:cs="Arial"/>
                <w:sz w:val="16"/>
                <w:szCs w:val="16"/>
              </w:rPr>
              <w:t xml:space="preserve"> to </w:t>
            </w:r>
            <w:r w:rsidR="00213236">
              <w:rPr>
                <w:rFonts w:ascii="Arial" w:hAnsi="Arial" w:cs="Arial"/>
                <w:sz w:val="16"/>
                <w:szCs w:val="16"/>
              </w:rPr>
              <w:t xml:space="preserve">the </w:t>
            </w:r>
            <w:proofErr w:type="spellStart"/>
            <w:r w:rsidR="00FA4486">
              <w:rPr>
                <w:rFonts w:ascii="Arial" w:hAnsi="Arial" w:cs="Arial"/>
                <w:sz w:val="16"/>
                <w:szCs w:val="16"/>
              </w:rPr>
              <w:t>tick_off_req_</w:t>
            </w:r>
            <w:proofErr w:type="gramStart"/>
            <w:r w:rsidR="00FA4486">
              <w:rPr>
                <w:rFonts w:ascii="Arial" w:hAnsi="Arial" w:cs="Arial"/>
                <w:sz w:val="16"/>
                <w:szCs w:val="16"/>
              </w:rPr>
              <w:t>cov</w:t>
            </w:r>
            <w:proofErr w:type="spellEnd"/>
            <w:r w:rsidR="00FA4486">
              <w:rPr>
                <w:rFonts w:ascii="Arial" w:hAnsi="Arial" w:cs="Arial"/>
                <w:sz w:val="16"/>
                <w:szCs w:val="16"/>
              </w:rPr>
              <w:t>(</w:t>
            </w:r>
            <w:proofErr w:type="gramEnd"/>
            <w:r w:rsidR="00FA4486">
              <w:rPr>
                <w:rFonts w:ascii="Arial" w:hAnsi="Arial" w:cs="Arial"/>
                <w:sz w:val="16"/>
                <w:szCs w:val="16"/>
              </w:rPr>
              <w:t>) description above</w:t>
            </w:r>
            <w:r>
              <w:rPr>
                <w:rFonts w:ascii="Arial" w:hAnsi="Arial" w:cs="Arial"/>
                <w:sz w:val="16"/>
                <w:szCs w:val="16"/>
              </w:rPr>
              <w:t xml:space="preserve">, </w:t>
            </w:r>
            <w:r w:rsidR="00C34CD9">
              <w:rPr>
                <w:rFonts w:ascii="Arial" w:hAnsi="Arial" w:cs="Arial"/>
                <w:sz w:val="16"/>
                <w:szCs w:val="16"/>
              </w:rPr>
              <w:t>all of the</w:t>
            </w:r>
            <w:r w:rsidR="00FA4486">
              <w:rPr>
                <w:rFonts w:ascii="Arial" w:hAnsi="Arial" w:cs="Arial"/>
                <w:sz w:val="16"/>
                <w:szCs w:val="16"/>
              </w:rPr>
              <w:t xml:space="preserve"> </w:t>
            </w:r>
            <w:r>
              <w:rPr>
                <w:rFonts w:ascii="Arial" w:hAnsi="Arial" w:cs="Arial"/>
                <w:sz w:val="16"/>
                <w:szCs w:val="16"/>
              </w:rPr>
              <w:t xml:space="preserve">requirements </w:t>
            </w:r>
            <w:r w:rsidR="00133EAE">
              <w:rPr>
                <w:rFonts w:ascii="Arial" w:hAnsi="Arial" w:cs="Arial"/>
                <w:sz w:val="16"/>
                <w:szCs w:val="16"/>
              </w:rPr>
              <w:t xml:space="preserve">that are </w:t>
            </w:r>
            <w:r w:rsidR="00FA4486">
              <w:rPr>
                <w:rFonts w:ascii="Arial" w:hAnsi="Arial" w:cs="Arial"/>
                <w:sz w:val="16"/>
                <w:szCs w:val="16"/>
              </w:rPr>
              <w:t>disabled</w:t>
            </w:r>
            <w:r>
              <w:rPr>
                <w:rFonts w:ascii="Arial" w:hAnsi="Arial" w:cs="Arial"/>
                <w:sz w:val="16"/>
                <w:szCs w:val="16"/>
              </w:rPr>
              <w:t xml:space="preserve"> </w:t>
            </w:r>
            <w:r w:rsidR="00FA4486">
              <w:rPr>
                <w:rFonts w:ascii="Arial" w:hAnsi="Arial" w:cs="Arial"/>
                <w:sz w:val="16"/>
                <w:szCs w:val="16"/>
              </w:rPr>
              <w:t>for</w:t>
            </w:r>
            <w:r>
              <w:rPr>
                <w:rFonts w:ascii="Arial" w:hAnsi="Arial" w:cs="Arial"/>
                <w:sz w:val="16"/>
                <w:szCs w:val="16"/>
              </w:rPr>
              <w:t xml:space="preserve"> conditional tick off</w:t>
            </w:r>
            <w:r w:rsidR="00FA4486">
              <w:rPr>
                <w:rFonts w:ascii="Arial" w:hAnsi="Arial" w:cs="Arial"/>
                <w:sz w:val="16"/>
                <w:szCs w:val="16"/>
              </w:rPr>
              <w:t xml:space="preserve"> </w:t>
            </w:r>
            <w:r w:rsidR="00133EAE">
              <w:rPr>
                <w:rFonts w:ascii="Arial" w:hAnsi="Arial" w:cs="Arial"/>
                <w:sz w:val="16"/>
                <w:szCs w:val="16"/>
              </w:rPr>
              <w:t xml:space="preserve">will not be </w:t>
            </w:r>
            <w:r>
              <w:rPr>
                <w:rFonts w:ascii="Arial" w:hAnsi="Arial" w:cs="Arial"/>
                <w:sz w:val="16"/>
                <w:szCs w:val="16"/>
              </w:rPr>
              <w:t xml:space="preserve">ticked off in the partial coverage file. </w:t>
            </w:r>
            <w:r w:rsidR="00C34CD9">
              <w:rPr>
                <w:rFonts w:ascii="Arial" w:hAnsi="Arial" w:cs="Arial"/>
                <w:sz w:val="16"/>
                <w:szCs w:val="16"/>
              </w:rPr>
              <w:t>Note that a</w:t>
            </w:r>
            <w:r w:rsidR="00133EAE">
              <w:rPr>
                <w:rFonts w:ascii="Arial" w:hAnsi="Arial" w:cs="Arial"/>
                <w:sz w:val="16"/>
                <w:szCs w:val="16"/>
              </w:rPr>
              <w:t xml:space="preserve">ny other requirement that is not </w:t>
            </w:r>
            <w:proofErr w:type="spellStart"/>
            <w:r w:rsidR="00133EAE">
              <w:rPr>
                <w:rFonts w:ascii="Arial" w:hAnsi="Arial" w:cs="Arial"/>
                <w:sz w:val="16"/>
                <w:szCs w:val="16"/>
              </w:rPr>
              <w:t>disbled</w:t>
            </w:r>
            <w:proofErr w:type="spellEnd"/>
            <w:r w:rsidR="00133EAE">
              <w:rPr>
                <w:rFonts w:ascii="Arial" w:hAnsi="Arial" w:cs="Arial"/>
                <w:sz w:val="16"/>
                <w:szCs w:val="16"/>
              </w:rPr>
              <w:t xml:space="preserve"> for conditional tick off will be</w:t>
            </w:r>
            <w:r>
              <w:rPr>
                <w:rFonts w:ascii="Arial" w:hAnsi="Arial" w:cs="Arial"/>
                <w:sz w:val="16"/>
                <w:szCs w:val="16"/>
              </w:rPr>
              <w:t xml:space="preserve"> ticked off in the partial coverage file.</w:t>
            </w:r>
          </w:p>
          <w:p w14:paraId="582AD91E" w14:textId="77777777" w:rsidR="003308A4" w:rsidRDefault="003308A4" w:rsidP="00E5108C">
            <w:pPr>
              <w:tabs>
                <w:tab w:val="left" w:pos="4820"/>
              </w:tabs>
              <w:spacing w:before="20" w:after="20" w:line="20" w:lineRule="atLeast"/>
              <w:rPr>
                <w:rFonts w:ascii="Arial" w:hAnsi="Arial" w:cs="Arial"/>
                <w:sz w:val="16"/>
                <w:szCs w:val="16"/>
              </w:rPr>
            </w:pPr>
          </w:p>
          <w:p w14:paraId="277DFD4D" w14:textId="2D5296CB" w:rsidR="003308A4" w:rsidRPr="003308A4" w:rsidRDefault="003308A4"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xml:space="preserve">: all requirements are by default enabled for conditional tick off, i.e. will act as being called using the </w:t>
            </w:r>
            <w:proofErr w:type="spellStart"/>
            <w:r>
              <w:rPr>
                <w:rFonts w:ascii="Arial" w:hAnsi="Arial" w:cs="Arial"/>
                <w:sz w:val="16"/>
                <w:szCs w:val="16"/>
              </w:rPr>
              <w:t>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procedure.</w:t>
            </w:r>
          </w:p>
        </w:tc>
      </w:tr>
      <w:tr w:rsidR="00E5108C" w:rsidRPr="00AC5065" w14:paraId="6B9F9EC5" w14:textId="77777777" w:rsidTr="00E5108C">
        <w:tc>
          <w:tcPr>
            <w:tcW w:w="833" w:type="pct"/>
            <w:shd w:val="clear" w:color="auto" w:fill="auto"/>
          </w:tcPr>
          <w:p w14:paraId="29965E2D" w14:textId="5A3321FC" w:rsidR="00E5108C" w:rsidRPr="00413424"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disable_cond_tick_off_req_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c>
          <w:tcPr>
            <w:tcW w:w="1508" w:type="pct"/>
            <w:shd w:val="clear" w:color="auto" w:fill="auto"/>
          </w:tcPr>
          <w:p w14:paraId="178F8D11" w14:textId="76ABB7D4"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34B846D0" w14:textId="09CEF33E" w:rsidR="00E5108C" w:rsidRDefault="00F55F6E" w:rsidP="00F55F6E">
            <w:pPr>
              <w:tabs>
                <w:tab w:val="left" w:pos="4820"/>
              </w:tabs>
              <w:spacing w:before="20" w:after="20" w:line="20" w:lineRule="atLeast"/>
              <w:rPr>
                <w:rFonts w:ascii="Arial" w:hAnsi="Arial" w:cs="Arial"/>
                <w:sz w:val="16"/>
                <w:szCs w:val="16"/>
              </w:rPr>
            </w:pPr>
            <w:r>
              <w:rPr>
                <w:rFonts w:ascii="Arial" w:hAnsi="Arial" w:cs="Arial"/>
                <w:sz w:val="16"/>
                <w:szCs w:val="16"/>
              </w:rPr>
              <w:t xml:space="preserve">Prevents the </w:t>
            </w:r>
            <w:r w:rsidR="00890414">
              <w:rPr>
                <w:rFonts w:ascii="Arial" w:hAnsi="Arial" w:cs="Arial"/>
                <w:sz w:val="16"/>
                <w:szCs w:val="16"/>
              </w:rPr>
              <w:t xml:space="preserve">requirement </w:t>
            </w:r>
            <w:r>
              <w:rPr>
                <w:rFonts w:ascii="Arial" w:hAnsi="Arial" w:cs="Arial"/>
                <w:sz w:val="16"/>
                <w:szCs w:val="16"/>
              </w:rPr>
              <w:t>from being</w:t>
            </w:r>
            <w:r w:rsidR="00890414">
              <w:rPr>
                <w:rFonts w:ascii="Arial" w:hAnsi="Arial" w:cs="Arial"/>
                <w:sz w:val="16"/>
                <w:szCs w:val="16"/>
              </w:rPr>
              <w:t xml:space="preserve"> ticked off in the partial coverage file </w:t>
            </w:r>
            <w:r>
              <w:rPr>
                <w:rFonts w:ascii="Arial" w:hAnsi="Arial" w:cs="Arial"/>
                <w:sz w:val="16"/>
                <w:szCs w:val="16"/>
              </w:rPr>
              <w:t>when</w:t>
            </w:r>
            <w:r w:rsidR="00890414">
              <w:rPr>
                <w:rFonts w:ascii="Arial" w:hAnsi="Arial" w:cs="Arial"/>
                <w:sz w:val="16"/>
                <w:szCs w:val="16"/>
              </w:rPr>
              <w:t xml:space="preserve"> ticked off using </w:t>
            </w:r>
            <w:proofErr w:type="spellStart"/>
            <w:r w:rsidR="00890414">
              <w:rPr>
                <w:rFonts w:ascii="Arial" w:hAnsi="Arial" w:cs="Arial"/>
                <w:sz w:val="16"/>
                <w:szCs w:val="16"/>
              </w:rPr>
              <w:t>cond_tick_off_req_</w:t>
            </w:r>
            <w:proofErr w:type="gramStart"/>
            <w:r w:rsidR="00890414">
              <w:rPr>
                <w:rFonts w:ascii="Arial" w:hAnsi="Arial" w:cs="Arial"/>
                <w:sz w:val="16"/>
                <w:szCs w:val="16"/>
              </w:rPr>
              <w:t>cov</w:t>
            </w:r>
            <w:proofErr w:type="spellEnd"/>
            <w:r w:rsidR="00890414">
              <w:rPr>
                <w:rFonts w:ascii="Arial" w:hAnsi="Arial" w:cs="Arial"/>
                <w:sz w:val="16"/>
                <w:szCs w:val="16"/>
              </w:rPr>
              <w:t>(</w:t>
            </w:r>
            <w:proofErr w:type="gramEnd"/>
            <w:r w:rsidR="00890414">
              <w:rPr>
                <w:rFonts w:ascii="Arial" w:hAnsi="Arial" w:cs="Arial"/>
                <w:sz w:val="16"/>
                <w:szCs w:val="16"/>
              </w:rPr>
              <w:t>)</w:t>
            </w:r>
            <w:r w:rsidR="00213236">
              <w:rPr>
                <w:rFonts w:ascii="Arial" w:hAnsi="Arial" w:cs="Arial"/>
                <w:sz w:val="16"/>
                <w:szCs w:val="16"/>
              </w:rPr>
              <w:t xml:space="preserve"> procedure</w:t>
            </w:r>
            <w:r w:rsidR="00E5108C">
              <w:rPr>
                <w:rFonts w:ascii="Arial" w:hAnsi="Arial" w:cs="Arial"/>
                <w:sz w:val="16"/>
                <w:szCs w:val="16"/>
              </w:rPr>
              <w:t>.</w:t>
            </w:r>
          </w:p>
          <w:p w14:paraId="1C816AB6" w14:textId="77777777" w:rsidR="00E5108C" w:rsidRDefault="00E5108C" w:rsidP="00E5108C">
            <w:pPr>
              <w:tabs>
                <w:tab w:val="left" w:pos="4820"/>
              </w:tabs>
              <w:spacing w:before="20" w:after="20" w:line="20" w:lineRule="atLeast"/>
              <w:rPr>
                <w:rFonts w:ascii="Arial" w:hAnsi="Arial" w:cs="Arial"/>
                <w:sz w:val="16"/>
                <w:szCs w:val="16"/>
              </w:rPr>
            </w:pPr>
          </w:p>
          <w:p w14:paraId="5BB71C71" w14:textId="35D7A733" w:rsidR="00F55F6E" w:rsidRPr="00F55F6E" w:rsidRDefault="00F55F6E"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xml:space="preserve">: regular </w:t>
            </w:r>
            <w:proofErr w:type="spellStart"/>
            <w:r>
              <w:rPr>
                <w:rFonts w:ascii="Arial" w:hAnsi="Arial" w:cs="Arial"/>
                <w:sz w:val="16"/>
                <w:szCs w:val="16"/>
              </w:rPr>
              <w:t>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xml:space="preserve">) </w:t>
            </w:r>
            <w:r w:rsidR="00213236">
              <w:rPr>
                <w:rFonts w:ascii="Arial" w:hAnsi="Arial" w:cs="Arial"/>
                <w:sz w:val="16"/>
                <w:szCs w:val="16"/>
              </w:rPr>
              <w:t xml:space="preserve">procedure </w:t>
            </w:r>
            <w:r>
              <w:rPr>
                <w:rFonts w:ascii="Arial" w:hAnsi="Arial" w:cs="Arial"/>
                <w:sz w:val="16"/>
                <w:szCs w:val="16"/>
              </w:rPr>
              <w:t xml:space="preserve">is not affected </w:t>
            </w:r>
            <w:r w:rsidR="00213236">
              <w:rPr>
                <w:rFonts w:ascii="Arial" w:hAnsi="Arial" w:cs="Arial"/>
                <w:sz w:val="16"/>
                <w:szCs w:val="16"/>
              </w:rPr>
              <w:t>by this disabling.</w:t>
            </w:r>
          </w:p>
          <w:p w14:paraId="2BE79718" w14:textId="002CC311"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 xml:space="preserve">Note </w:t>
            </w:r>
            <w:r w:rsidR="00F55F6E">
              <w:rPr>
                <w:rFonts w:ascii="Arial" w:hAnsi="Arial" w:cs="Arial"/>
                <w:b/>
                <w:bCs/>
                <w:sz w:val="16"/>
                <w:szCs w:val="16"/>
              </w:rPr>
              <w:t>2</w:t>
            </w:r>
            <w:r>
              <w:rPr>
                <w:rFonts w:ascii="Arial" w:hAnsi="Arial" w:cs="Arial"/>
                <w:sz w:val="16"/>
                <w:szCs w:val="16"/>
              </w:rPr>
              <w:t xml:space="preserve">: a </w:t>
            </w:r>
            <w:proofErr w:type="spellStart"/>
            <w:r>
              <w:rPr>
                <w:rFonts w:ascii="Arial" w:hAnsi="Arial" w:cs="Arial"/>
                <w:sz w:val="16"/>
                <w:szCs w:val="16"/>
              </w:rPr>
              <w:t>TB_WARNING</w:t>
            </w:r>
            <w:proofErr w:type="spellEnd"/>
            <w:r>
              <w:rPr>
                <w:rFonts w:ascii="Arial" w:hAnsi="Arial" w:cs="Arial"/>
                <w:sz w:val="16"/>
                <w:szCs w:val="16"/>
              </w:rPr>
              <w:t xml:space="preserve"> is raised if the requirement:</w:t>
            </w:r>
          </w:p>
          <w:p w14:paraId="79F81413" w14:textId="77777777" w:rsid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40467FBF" w14:textId="702D6626" w:rsidR="00E5108C" w:rsidRP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8B4A08">
              <w:rPr>
                <w:rFonts w:ascii="Arial" w:hAnsi="Arial" w:cs="Arial"/>
                <w:sz w:val="16"/>
                <w:szCs w:val="16"/>
              </w:rPr>
              <w:t xml:space="preserve">already </w:t>
            </w:r>
            <w:r w:rsidRPr="00FA4486">
              <w:rPr>
                <w:rFonts w:ascii="Arial" w:hAnsi="Arial" w:cs="Arial"/>
                <w:sz w:val="16"/>
                <w:szCs w:val="16"/>
              </w:rPr>
              <w:t xml:space="preserve">been </w:t>
            </w:r>
            <w:r w:rsidR="008B4A08">
              <w:rPr>
                <w:rFonts w:ascii="Arial" w:hAnsi="Arial" w:cs="Arial"/>
                <w:sz w:val="16"/>
                <w:szCs w:val="16"/>
              </w:rPr>
              <w:t>dis</w:t>
            </w:r>
            <w:r w:rsidRPr="00FA4486">
              <w:rPr>
                <w:rFonts w:ascii="Arial" w:hAnsi="Arial" w:cs="Arial"/>
                <w:sz w:val="16"/>
                <w:szCs w:val="16"/>
              </w:rPr>
              <w:t xml:space="preserve">abled </w:t>
            </w:r>
            <w:r w:rsidR="008B4A08">
              <w:rPr>
                <w:rFonts w:ascii="Arial" w:hAnsi="Arial" w:cs="Arial"/>
                <w:sz w:val="16"/>
                <w:szCs w:val="16"/>
              </w:rPr>
              <w:t>from</w:t>
            </w:r>
            <w:r w:rsidRPr="00FA4486">
              <w:rPr>
                <w:rFonts w:ascii="Arial" w:hAnsi="Arial" w:cs="Arial"/>
                <w:sz w:val="16"/>
                <w:szCs w:val="16"/>
              </w:rPr>
              <w:t xml:space="preserve"> conditional tick off.</w:t>
            </w:r>
          </w:p>
        </w:tc>
      </w:tr>
      <w:tr w:rsidR="00E5108C" w:rsidRPr="00AC5065" w14:paraId="7FF9E7C6" w14:textId="77777777" w:rsidTr="00E5108C">
        <w:tc>
          <w:tcPr>
            <w:tcW w:w="833" w:type="pct"/>
            <w:shd w:val="clear" w:color="auto" w:fill="auto"/>
          </w:tcPr>
          <w:p w14:paraId="0ED52F5D" w14:textId="42E207D8" w:rsidR="00E5108C" w:rsidRPr="00413424" w:rsidRDefault="00E5108C" w:rsidP="00E5108C">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enable_cond_tick_off_req_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c>
          <w:tcPr>
            <w:tcW w:w="1508" w:type="pct"/>
            <w:shd w:val="clear" w:color="auto" w:fill="auto"/>
          </w:tcPr>
          <w:p w14:paraId="2386B97C" w14:textId="7453CC25"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739A2BCC" w14:textId="2AB264CD" w:rsidR="00F55F6E" w:rsidRDefault="00F55F6E"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Permit the requirement to be ticked off in the partial coverage file when ticked off using </w:t>
            </w:r>
            <w:proofErr w:type="spellStart"/>
            <w:r>
              <w:rPr>
                <w:rFonts w:ascii="Arial" w:hAnsi="Arial" w:cs="Arial"/>
                <w:sz w:val="16"/>
                <w:szCs w:val="16"/>
              </w:rPr>
              <w:t>cond_tick_off_req_</w:t>
            </w:r>
            <w:proofErr w:type="gramStart"/>
            <w:r>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r w:rsidR="00213236">
              <w:rPr>
                <w:rFonts w:ascii="Arial" w:hAnsi="Arial" w:cs="Arial"/>
                <w:sz w:val="16"/>
                <w:szCs w:val="16"/>
              </w:rPr>
              <w:t xml:space="preserve"> procedure.</w:t>
            </w:r>
          </w:p>
          <w:p w14:paraId="1A300801" w14:textId="18D1D588" w:rsidR="00E5108C" w:rsidRDefault="00E5108C" w:rsidP="00E5108C">
            <w:pPr>
              <w:tabs>
                <w:tab w:val="left" w:pos="4820"/>
              </w:tabs>
              <w:spacing w:before="20" w:after="20" w:line="20" w:lineRule="atLeast"/>
              <w:rPr>
                <w:rFonts w:ascii="Arial" w:hAnsi="Arial" w:cs="Arial"/>
                <w:sz w:val="16"/>
                <w:szCs w:val="16"/>
              </w:rPr>
            </w:pPr>
          </w:p>
          <w:p w14:paraId="44F979B4" w14:textId="0C065422" w:rsidR="00213236" w:rsidRPr="00213236" w:rsidRDefault="00213236"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requirement tick off.</w:t>
            </w:r>
          </w:p>
          <w:p w14:paraId="53CED0BC" w14:textId="77777777"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Note 2</w:t>
            </w:r>
            <w:r>
              <w:rPr>
                <w:rFonts w:ascii="Arial" w:hAnsi="Arial" w:cs="Arial"/>
                <w:sz w:val="16"/>
                <w:szCs w:val="16"/>
              </w:rPr>
              <w:t xml:space="preserve">: a </w:t>
            </w:r>
            <w:proofErr w:type="spellStart"/>
            <w:r>
              <w:rPr>
                <w:rFonts w:ascii="Arial" w:hAnsi="Arial" w:cs="Arial"/>
                <w:sz w:val="16"/>
                <w:szCs w:val="16"/>
              </w:rPr>
              <w:t>TB_WARNING</w:t>
            </w:r>
            <w:proofErr w:type="spellEnd"/>
            <w:r>
              <w:rPr>
                <w:rFonts w:ascii="Arial" w:hAnsi="Arial" w:cs="Arial"/>
                <w:sz w:val="16"/>
                <w:szCs w:val="16"/>
              </w:rPr>
              <w:t xml:space="preserve"> is raised if the requirement: </w:t>
            </w:r>
          </w:p>
          <w:p w14:paraId="3D95E700" w14:textId="77777777" w:rsid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02869474" w14:textId="2B11554C" w:rsidR="00E5108C" w:rsidRP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3308A4">
              <w:rPr>
                <w:rFonts w:ascii="Arial" w:hAnsi="Arial" w:cs="Arial"/>
                <w:sz w:val="16"/>
                <w:szCs w:val="16"/>
              </w:rPr>
              <w:t xml:space="preserve">not previously </w:t>
            </w:r>
            <w:r w:rsidRPr="00FA4486">
              <w:rPr>
                <w:rFonts w:ascii="Arial" w:hAnsi="Arial" w:cs="Arial"/>
                <w:sz w:val="16"/>
                <w:szCs w:val="16"/>
              </w:rPr>
              <w:t xml:space="preserve">been </w:t>
            </w:r>
            <w:r w:rsidR="003308A4">
              <w:rPr>
                <w:rFonts w:ascii="Arial" w:hAnsi="Arial" w:cs="Arial"/>
                <w:sz w:val="16"/>
                <w:szCs w:val="16"/>
              </w:rPr>
              <w:t>dis</w:t>
            </w:r>
            <w:r w:rsidRPr="00FA4486">
              <w:rPr>
                <w:rFonts w:ascii="Arial" w:hAnsi="Arial" w:cs="Arial"/>
                <w:sz w:val="16"/>
                <w:szCs w:val="16"/>
              </w:rPr>
              <w:t>abled fr</w:t>
            </w:r>
            <w:r w:rsidR="003308A4">
              <w:rPr>
                <w:rFonts w:ascii="Arial" w:hAnsi="Arial" w:cs="Arial"/>
                <w:sz w:val="16"/>
                <w:szCs w:val="16"/>
              </w:rPr>
              <w:t>om</w:t>
            </w:r>
            <w:r w:rsidRPr="00FA4486">
              <w:rPr>
                <w:rFonts w:ascii="Arial" w:hAnsi="Arial" w:cs="Arial"/>
                <w:sz w:val="16"/>
                <w:szCs w:val="16"/>
              </w:rPr>
              <w:t xml:space="preserve"> conditional tick </w:t>
            </w:r>
            <w:proofErr w:type="gramStart"/>
            <w:r w:rsidRPr="00FA4486">
              <w:rPr>
                <w:rFonts w:ascii="Arial" w:hAnsi="Arial" w:cs="Arial"/>
                <w:sz w:val="16"/>
                <w:szCs w:val="16"/>
              </w:rPr>
              <w:t>off.</w:t>
            </w:r>
            <w:proofErr w:type="gramEnd"/>
            <w:r w:rsidRPr="00FA4486">
              <w:rPr>
                <w:rFonts w:ascii="Arial" w:hAnsi="Arial" w:cs="Arial"/>
                <w:sz w:val="16"/>
                <w:szCs w:val="16"/>
              </w:rPr>
              <w:t xml:space="preserve">  </w:t>
            </w:r>
          </w:p>
        </w:tc>
      </w:tr>
    </w:tbl>
    <w:p w14:paraId="5634C089" w14:textId="23E33B75" w:rsidR="00513020" w:rsidRPr="0059758E" w:rsidRDefault="001C70BD" w:rsidP="0059758E">
      <w:pPr>
        <w:pStyle w:val="Bildetekst"/>
        <w:jc w:val="center"/>
        <w:rPr>
          <w:rFonts w:eastAsiaTheme="minorEastAsia"/>
          <w:color w:val="5A5A5A" w:themeColor="text1" w:themeTint="A5"/>
          <w:spacing w:val="15"/>
          <w:sz w:val="28"/>
          <w:szCs w:val="22"/>
        </w:rPr>
      </w:pPr>
      <w:bookmarkStart w:id="168" w:name="_Ref528655369"/>
      <w:r w:rsidRPr="00AC5065">
        <w:t xml:space="preserve">Table </w:t>
      </w:r>
      <w:r w:rsidRPr="00AC5065">
        <w:fldChar w:fldCharType="begin"/>
      </w:r>
      <w:r w:rsidRPr="00AC5065">
        <w:instrText xml:space="preserve"> SEQ Table \* ARABIC </w:instrText>
      </w:r>
      <w:r w:rsidRPr="00AC5065">
        <w:fldChar w:fldCharType="separate"/>
      </w:r>
      <w:r w:rsidR="00C37E65">
        <w:rPr>
          <w:noProof/>
        </w:rPr>
        <w:t>2</w:t>
      </w:r>
      <w:r w:rsidRPr="00AC5065">
        <w:fldChar w:fldCharType="end"/>
      </w:r>
      <w:bookmarkEnd w:id="168"/>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69" w:name="_Ref31619435"/>
      <w:r w:rsidRPr="00AC66BE">
        <w:lastRenderedPageBreak/>
        <w:t xml:space="preserve">Specification Coverage </w:t>
      </w:r>
      <w:r w:rsidR="00EC3976">
        <w:t>configuration record:</w:t>
      </w:r>
      <w:bookmarkEnd w:id="169"/>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xml:space="preserve">’ to allow different configuration for different </w:t>
      </w:r>
      <w:proofErr w:type="spellStart"/>
      <w:r w:rsidR="00C00D71">
        <w:rPr>
          <w:rFonts w:ascii="Arial" w:hAnsi="Arial" w:cs="Arial"/>
          <w:szCs w:val="18"/>
          <w:lang w:val="en-US"/>
        </w:rPr>
        <w:t>DUTs</w:t>
      </w:r>
      <w:proofErr w:type="spellEnd"/>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proofErr w:type="spellStart"/>
            <w:r w:rsidRPr="00721E1C">
              <w:rPr>
                <w:rFonts w:ascii="Arial" w:hAnsi="Arial" w:cs="Arial"/>
                <w:sz w:val="16"/>
                <w:szCs w:val="16"/>
              </w:rPr>
              <w:t>TB_WARNING</w:t>
            </w:r>
            <w:proofErr w:type="spellEnd"/>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 xml:space="preserve">a requirement list is given in the </w:t>
            </w:r>
            <w:proofErr w:type="spellStart"/>
            <w:r w:rsidR="00287367">
              <w:rPr>
                <w:rFonts w:ascii="Arial" w:hAnsi="Arial" w:cs="Arial"/>
                <w:sz w:val="16"/>
                <w:szCs w:val="16"/>
              </w:rPr>
              <w:t>initialize_req</w:t>
            </w:r>
            <w:r w:rsidR="00984419">
              <w:rPr>
                <w:rFonts w:ascii="Arial" w:hAnsi="Arial" w:cs="Arial"/>
                <w:sz w:val="16"/>
                <w:szCs w:val="16"/>
              </w:rPr>
              <w:t>_cov</w:t>
            </w:r>
            <w:proofErr w:type="spellEnd"/>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proofErr w:type="spellStart"/>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proofErr w:type="spellStart"/>
            <w:r>
              <w:rPr>
                <w:rFonts w:ascii="Arial" w:hAnsi="Arial" w:cs="Arial"/>
                <w:sz w:val="16"/>
                <w:szCs w:val="16"/>
                <w:lang w:val="pt-BR"/>
              </w:rPr>
              <w:t>max_testcases_per_req</w:t>
            </w:r>
            <w:proofErr w:type="spellEnd"/>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0D86139C" w:rsidR="00744EFA" w:rsidRDefault="001C70BD" w:rsidP="001C70BD">
      <w:pPr>
        <w:pStyle w:val="Bildetekst"/>
        <w:jc w:val="center"/>
      </w:pPr>
      <w:bookmarkStart w:id="170" w:name="_Ref31716004"/>
      <w:r w:rsidRPr="00AC5065">
        <w:t xml:space="preserve">Table </w:t>
      </w:r>
      <w:r w:rsidRPr="00AC5065">
        <w:fldChar w:fldCharType="begin"/>
      </w:r>
      <w:r w:rsidRPr="00AC5065">
        <w:instrText xml:space="preserve"> SEQ Table \* ARABIC </w:instrText>
      </w:r>
      <w:r w:rsidRPr="00AC5065">
        <w:fldChar w:fldCharType="separate"/>
      </w:r>
      <w:r w:rsidR="00C37E65">
        <w:rPr>
          <w:noProof/>
        </w:rPr>
        <w:t>3</w:t>
      </w:r>
      <w:r w:rsidRPr="00AC5065">
        <w:fldChar w:fldCharType="end"/>
      </w:r>
      <w:bookmarkEnd w:id="170"/>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ID_FILE_OPEN_CLOSE</w:t>
            </w:r>
            <w:proofErr w:type="spellEnd"/>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ID_FILE_PARSER</w:t>
            </w:r>
            <w:proofErr w:type="spellEnd"/>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ID_SPEC_</w:t>
            </w:r>
            <w:r w:rsidR="009F0A92" w:rsidRPr="00780048">
              <w:rPr>
                <w:rFonts w:ascii="Arial" w:hAnsi="Arial" w:cs="Arial"/>
                <w:sz w:val="16"/>
                <w:szCs w:val="28"/>
              </w:rPr>
              <w:t>COV</w:t>
            </w:r>
            <w:proofErr w:type="spellEnd"/>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1FADC0F3"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C37E65">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w:t>
      </w:r>
      <w:proofErr w:type="spellStart"/>
      <w:r w:rsidRPr="00AC5065">
        <w:rPr>
          <w:rFonts w:ascii="Arial" w:hAnsi="Arial" w:cs="Arial"/>
        </w:rPr>
        <w:t>UVVM</w:t>
      </w:r>
      <w:proofErr w:type="spellEnd"/>
      <w:r w:rsidRPr="00AC5065">
        <w:rPr>
          <w:rFonts w:ascii="Arial" w:hAnsi="Arial" w:cs="Arial"/>
        </w:rPr>
        <w:t xml:space="preserve">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w:t>
      </w:r>
      <w:proofErr w:type="spellEnd"/>
      <w:r w:rsidRPr="00AC5065">
        <w:rPr>
          <w:rFonts w:ascii="Arial" w:hAnsi="Arial" w:cs="Arial"/>
          <w:b/>
          <w:i/>
        </w:rPr>
        <w:t>-Util),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w:t>
      </w:r>
      <w:proofErr w:type="spellStart"/>
      <w:r w:rsidRPr="00AC5065">
        <w:rPr>
          <w:rFonts w:ascii="Arial" w:hAnsi="Arial" w:cs="Arial"/>
          <w:b/>
          <w:i/>
        </w:rPr>
        <w:t>VVC</w:t>
      </w:r>
      <w:proofErr w:type="spellEnd"/>
      <w:r w:rsidRPr="00AC5065">
        <w:rPr>
          <w:rFonts w:ascii="Arial" w:hAnsi="Arial" w:cs="Arial"/>
          <w:b/>
          <w:i/>
        </w:rPr>
        <w:t xml:space="preserve">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71" w:name="_Hlk530380426"/>
      <w:r w:rsidRPr="00AC5065">
        <w:rPr>
          <w:rFonts w:ascii="Arial" w:hAnsi="Arial" w:cs="Arial"/>
        </w:rPr>
        <w:t xml:space="preserve">Specification </w:t>
      </w:r>
      <w:bookmarkEnd w:id="171"/>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w:t>
      </w:r>
      <w:proofErr w:type="spellStart"/>
      <w:r w:rsidRPr="00AC5065">
        <w:rPr>
          <w:rFonts w:ascii="Arial" w:hAnsi="Arial" w:cs="Arial"/>
        </w:rPr>
        <w:t>UVVM</w:t>
      </w:r>
      <w:proofErr w:type="spellEnd"/>
      <w:r w:rsidRPr="00AC5065">
        <w:rPr>
          <w:rFonts w:ascii="Arial" w:hAnsi="Arial" w:cs="Arial"/>
        </w:rPr>
        <w:t xml:space="preserve">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56849C6D"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C37E65">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w:t>
      </w:r>
      <w:proofErr w:type="spellEnd"/>
      <w:r w:rsidRPr="00AC5065">
        <w:rPr>
          <w:rFonts w:ascii="Arial" w:hAnsi="Arial" w:cs="Arial"/>
        </w:rPr>
        <w:t>-Util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2" w:name="_Ref31370194"/>
      <w:r w:rsidRPr="00372E15">
        <w:rPr>
          <w:rFonts w:eastAsiaTheme="minorEastAsia"/>
        </w:rPr>
        <w:lastRenderedPageBreak/>
        <w:t>Post-processing Script</w:t>
      </w:r>
      <w:bookmarkEnd w:id="172"/>
    </w:p>
    <w:p w14:paraId="5A6242FD" w14:textId="32199FBE" w:rsidR="005D45C8" w:rsidRPr="00AC5065" w:rsidRDefault="005D45C8" w:rsidP="002F3699">
      <w:pPr>
        <w:rPr>
          <w:rFonts w:ascii="Arial" w:hAnsi="Arial" w:cs="Arial"/>
          <w:iCs/>
          <w:sz w:val="22"/>
          <w:szCs w:val="22"/>
        </w:rPr>
      </w:pPr>
    </w:p>
    <w:p w14:paraId="680417FA" w14:textId="6BF1A5B8"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C37E65" w:rsidRPr="00C37E65">
        <w:rPr>
          <w:rFonts w:ascii="Arial" w:hAnsi="Arial" w:cs="Arial"/>
        </w:rPr>
        <w:t xml:space="preserve">Table </w:t>
      </w:r>
      <w:r w:rsidR="00C37E65" w:rsidRPr="00C37E65">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62FE6ECF" w:rsidR="006E37AB" w:rsidRDefault="0079666B" w:rsidP="001C70BD">
      <w:pPr>
        <w:rPr>
          <w:rFonts w:ascii="Arial" w:hAnsi="Arial" w:cs="Arial"/>
        </w:rPr>
      </w:pPr>
      <w:r>
        <w:rPr>
          <w:rFonts w:ascii="Arial" w:hAnsi="Arial" w:cs="Arial"/>
        </w:rPr>
        <w:t>Note</w:t>
      </w:r>
      <w:r w:rsidR="00F6763C">
        <w:rPr>
          <w:rFonts w:ascii="Arial" w:hAnsi="Arial" w:cs="Arial"/>
        </w:rPr>
        <w:t xml:space="preserve"> 1</w:t>
      </w:r>
      <w:r>
        <w:rPr>
          <w:rFonts w:ascii="Arial" w:hAnsi="Arial" w:cs="Arial"/>
        </w:rPr>
        <w:t>: All files may be referenced with absolute paths or relative to working directory</w:t>
      </w:r>
      <w:r w:rsidR="001C70BD">
        <w:rPr>
          <w:rFonts w:ascii="Arial" w:hAnsi="Arial" w:cs="Arial"/>
        </w:rPr>
        <w:t>.</w:t>
      </w:r>
    </w:p>
    <w:p w14:paraId="55EDEDB0" w14:textId="523EEEE9" w:rsidR="00F6763C" w:rsidRDefault="00F6763C" w:rsidP="001C70BD">
      <w:pPr>
        <w:rPr>
          <w:rFonts w:ascii="Arial" w:hAnsi="Arial" w:cs="Arial"/>
        </w:rPr>
      </w:pPr>
      <w:r>
        <w:rPr>
          <w:rFonts w:ascii="Arial" w:hAnsi="Arial" w:cs="Arial"/>
        </w:rPr>
        <w:t xml:space="preserve">Note 2: </w:t>
      </w:r>
      <w:r w:rsidR="007E02F7">
        <w:rPr>
          <w:rFonts w:ascii="Arial" w:hAnsi="Arial" w:cs="Arial"/>
        </w:rPr>
        <w:t>R</w:t>
      </w:r>
      <w:r>
        <w:rPr>
          <w:rFonts w:ascii="Arial" w:hAnsi="Arial" w:cs="Arial"/>
        </w:rPr>
        <w:t>equirement</w:t>
      </w:r>
      <w:r w:rsidR="007E02F7">
        <w:rPr>
          <w:rFonts w:ascii="Arial" w:hAnsi="Arial" w:cs="Arial"/>
        </w:rPr>
        <w:t>s</w:t>
      </w:r>
      <w:r>
        <w:rPr>
          <w:rFonts w:ascii="Arial" w:hAnsi="Arial" w:cs="Arial"/>
        </w:rPr>
        <w:t xml:space="preserve"> can be omitted from the Specification Coverage by adding a ‘#’ in front of the requirement name in the requirement- or requirement map list, </w:t>
      </w:r>
      <w:proofErr w:type="gramStart"/>
      <w:r>
        <w:rPr>
          <w:rFonts w:ascii="Arial" w:hAnsi="Arial" w:cs="Arial"/>
        </w:rPr>
        <w:t>e.g.</w:t>
      </w:r>
      <w:proofErr w:type="gramEnd"/>
      <w:r>
        <w:rPr>
          <w:rFonts w:ascii="Arial" w:hAnsi="Arial" w:cs="Arial"/>
        </w:rPr>
        <w:t xml:space="preserve"> ‘#FPGA_REQ_1’.</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3C278BC9"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C37E65">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4A324B5C"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C37E65">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C37E65">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367F76EB" w:rsidR="00E817E4" w:rsidRPr="00AC5065" w:rsidRDefault="001C70BD" w:rsidP="001C70BD">
      <w:pPr>
        <w:pStyle w:val="Bildetekst"/>
        <w:jc w:val="center"/>
      </w:pPr>
      <w:bookmarkStart w:id="173" w:name="_Ref528916629"/>
      <w:r w:rsidRPr="00AC5065">
        <w:t xml:space="preserve">Table </w:t>
      </w:r>
      <w:r w:rsidRPr="00AC5065">
        <w:fldChar w:fldCharType="begin"/>
      </w:r>
      <w:r w:rsidRPr="00AC5065">
        <w:instrText xml:space="preserve"> SEQ Table \* ARABIC </w:instrText>
      </w:r>
      <w:r w:rsidRPr="00AC5065">
        <w:fldChar w:fldCharType="separate"/>
      </w:r>
      <w:r w:rsidR="00C37E65">
        <w:rPr>
          <w:noProof/>
        </w:rPr>
        <w:t>6</w:t>
      </w:r>
      <w:r w:rsidRPr="00AC5065">
        <w:fldChar w:fldCharType="end"/>
      </w:r>
      <w:bookmarkEnd w:id="173"/>
      <w:r w:rsidRPr="00AC5065">
        <w:t xml:space="preserve"> Script Arguments</w:t>
      </w:r>
    </w:p>
    <w:p w14:paraId="40E43880" w14:textId="0E586F1A" w:rsidR="00563714" w:rsidRDefault="00563714" w:rsidP="002F3699">
      <w:pPr>
        <w:rPr>
          <w:rFonts w:ascii="Arial" w:hAnsi="Arial" w:cs="Arial"/>
        </w:rPr>
      </w:pPr>
    </w:p>
    <w:p w14:paraId="35E6A578" w14:textId="4FA7432B"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74"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75" w:name="_Ref33099518"/>
      <w:r>
        <w:lastRenderedPageBreak/>
        <w:t>Strictness for requirement vs testcase relation</w:t>
      </w:r>
      <w:bookmarkEnd w:id="174"/>
      <w:bookmarkEnd w:id="175"/>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176" w:name="_Ref33099483"/>
      <w:r>
        <w:t>Strictness 0</w:t>
      </w:r>
      <w:bookmarkEnd w:id="176"/>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04699C" w:rsidRDefault="0004699C"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04699C" w:rsidRDefault="0004699C"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proofErr w:type="spellStart"/>
      <w:r w:rsidR="003609C3">
        <w:rPr>
          <w:rFonts w:ascii="Arial" w:hAnsi="Arial" w:cs="Arial"/>
        </w:rPr>
        <w:t>NON_COMPLIANT</w:t>
      </w:r>
      <w:proofErr w:type="spellEnd"/>
      <w:r w:rsidR="003609C3">
        <w:rPr>
          <w:rFonts w:ascii="Arial" w:hAnsi="Arial" w:cs="Arial"/>
        </w:rPr>
        <w:t xml:space="preserve">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 xml:space="preserve">testcase that in the Requirement list was not specified as testcase for that requirement. In that case it will be </w:t>
      </w:r>
      <w:proofErr w:type="spellStart"/>
      <w:r w:rsidR="006E191A">
        <w:rPr>
          <w:rFonts w:ascii="Arial" w:hAnsi="Arial" w:cs="Arial"/>
        </w:rPr>
        <w:t>NON_COMPLIANT</w:t>
      </w:r>
      <w:proofErr w:type="spellEnd"/>
      <w:r w:rsidR="006E191A">
        <w:rPr>
          <w:rFonts w:ascii="Arial" w:hAnsi="Arial" w:cs="Arial"/>
        </w:rPr>
        <w:t xml:space="preserve">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w:t>
      </w:r>
      <w:proofErr w:type="spellStart"/>
      <w:r>
        <w:rPr>
          <w:rFonts w:ascii="Arial" w:hAnsi="Arial" w:cs="Arial"/>
        </w:rPr>
        <w:t>NON_COMPLIANT</w:t>
      </w:r>
      <w:proofErr w:type="spellEnd"/>
      <w:r w:rsidR="0010288D">
        <w:rPr>
          <w:rFonts w:ascii="Arial" w:hAnsi="Arial" w:cs="Arial"/>
        </w:rPr>
        <w:t>/</w:t>
      </w:r>
      <w:proofErr w:type="spellStart"/>
      <w:r w:rsidR="0010288D">
        <w:rPr>
          <w:rFonts w:ascii="Arial" w:hAnsi="Arial" w:cs="Arial"/>
        </w:rPr>
        <w:t>NOT_TESTED</w:t>
      </w:r>
      <w:proofErr w:type="spellEnd"/>
      <w:r>
        <w:rPr>
          <w:rFonts w:ascii="Arial" w:hAnsi="Arial" w:cs="Arial"/>
        </w:rPr>
        <w:t xml:space="preserve"> and PASS/FAIL</w:t>
      </w:r>
      <w:r w:rsidR="0010288D">
        <w:rPr>
          <w:rFonts w:ascii="Arial" w:hAnsi="Arial" w:cs="Arial"/>
        </w:rPr>
        <w:t>/</w:t>
      </w:r>
      <w:proofErr w:type="spellStart"/>
      <w:r w:rsidR="0010288D">
        <w:rPr>
          <w:rFonts w:ascii="Arial" w:hAnsi="Arial" w:cs="Arial"/>
        </w:rPr>
        <w:t>NOT_EXECUTED</w:t>
      </w:r>
      <w:proofErr w:type="spellEnd"/>
      <w:r w:rsidR="0010288D">
        <w:rPr>
          <w:rFonts w:ascii="Arial" w:hAnsi="Arial" w:cs="Arial"/>
        </w:rPr>
        <w:t>,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1D920FBD" w:rsidR="00CA2C7E" w:rsidRDefault="00CA2C7E" w:rsidP="00CA2C7E">
      <w:pPr>
        <w:pStyle w:val="Bildetekst"/>
        <w:keepNext/>
        <w:jc w:val="center"/>
      </w:pPr>
      <w:bookmarkStart w:id="177" w:name="_Ref35332256"/>
      <w:r>
        <w:t xml:space="preserve">Table </w:t>
      </w:r>
      <w:r>
        <w:fldChar w:fldCharType="begin"/>
      </w:r>
      <w:r>
        <w:instrText xml:space="preserve"> SEQ Table \* ARABIC </w:instrText>
      </w:r>
      <w:r>
        <w:fldChar w:fldCharType="separate"/>
      </w:r>
      <w:r w:rsidR="00C37E65">
        <w:rPr>
          <w:noProof/>
        </w:rPr>
        <w:t>7</w:t>
      </w:r>
      <w:r>
        <w:fldChar w:fldCharType="end"/>
      </w:r>
      <w:bookmarkEnd w:id="177"/>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NOT_EXECUTED</w:t>
            </w:r>
            <w:proofErr w:type="spellEnd"/>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60A4B911"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C37E65">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C37E65">
        <w:t xml:space="preserve">Table </w:t>
      </w:r>
      <w:r w:rsidR="00C37E65">
        <w:rPr>
          <w:noProof/>
        </w:rPr>
        <w:t>7</w:t>
      </w:r>
      <w:r w:rsidR="00CA2C7E">
        <w:rPr>
          <w:lang w:val="en-US"/>
        </w:rPr>
        <w:fldChar w:fldCharType="end"/>
      </w:r>
      <w:r w:rsidR="00CA2C7E">
        <w:rPr>
          <w:lang w:val="en-US"/>
        </w:rPr>
        <w:t>.</w:t>
      </w:r>
    </w:p>
    <w:p w14:paraId="2986B07C" w14:textId="6DF37150"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C37E65">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2AC2C" w14:textId="77777777" w:rsidR="00515A52" w:rsidRPr="009F58C4" w:rsidRDefault="00515A52">
      <w:pPr>
        <w:rPr>
          <w:rFonts w:ascii="Arial" w:hAnsi="Arial" w:cs="Arial"/>
          <w:lang w:val="sq-AL"/>
        </w:rPr>
      </w:pPr>
      <w:r w:rsidRPr="009F58C4">
        <w:rPr>
          <w:rFonts w:ascii="Arial" w:hAnsi="Arial" w:cs="Arial"/>
          <w:lang w:val="sq-AL"/>
        </w:rPr>
        <w:separator/>
      </w:r>
    </w:p>
    <w:p w14:paraId="0E23F492" w14:textId="77777777" w:rsidR="00515A52" w:rsidRDefault="00515A52"/>
  </w:endnote>
  <w:endnote w:type="continuationSeparator" w:id="0">
    <w:p w14:paraId="4ACD48B3" w14:textId="77777777" w:rsidR="00515A52" w:rsidRPr="009F58C4" w:rsidRDefault="00515A52">
      <w:pPr>
        <w:rPr>
          <w:rFonts w:ascii="Arial" w:hAnsi="Arial" w:cs="Arial"/>
          <w:lang w:val="sq-AL"/>
        </w:rPr>
      </w:pPr>
      <w:r w:rsidRPr="009F58C4">
        <w:rPr>
          <w:rFonts w:ascii="Arial" w:hAnsi="Arial" w:cs="Arial"/>
          <w:lang w:val="sq-AL"/>
        </w:rPr>
        <w:continuationSeparator/>
      </w:r>
    </w:p>
    <w:p w14:paraId="406AEAF8" w14:textId="77777777" w:rsidR="00515A52" w:rsidRDefault="00515A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3882D423-4501-C74A-AC40-543953C76642}"/>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492801E2-203B-3247-99DD-1A2D6BE51C52}"/>
    <w:embedBold r:id="rId7" w:fontKey="{895B00FC-6B5F-F440-84CC-09C3D0E6EB1E}"/>
    <w:embedBoldItalic r:id="rId8" w:fontKey="{6B1D4C9B-D68E-C640-9E09-5F1D6F1BD01B}"/>
  </w:font>
  <w:font w:name="Arial Narrow">
    <w:altName w:val="Arial Narrow"/>
    <w:panose1 w:val="020B0606020202030204"/>
    <w:charset w:val="00"/>
    <w:family w:val="swiss"/>
    <w:pitch w:val="variable"/>
    <w:sig w:usb0="00000287" w:usb1="00000800" w:usb2="00000000" w:usb3="00000000" w:csb0="0000009F" w:csb1="00000000"/>
    <w:embedRegular r:id="rId9" w:fontKey="{48E632FD-D6D1-EC41-8173-32B18F6C7B8C}"/>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embedRegular r:id="rId10" w:fontKey="{9B9D2F2F-6264-ED47-A81A-08E11E52D1A1}"/>
    <w:embedBold r:id="rId11" w:fontKey="{E3EA0BCF-00AD-9C42-9306-FECEDC331698}"/>
    <w:embedItalic r:id="rId12" w:fontKey="{FBF3BEA2-B679-FA44-B32D-0E2C406A8FB3}"/>
    <w:embedBoldItalic r:id="rId13" w:fontKey="{808512E2-C5BC-C14A-91E0-706E9F55E8EE}"/>
  </w:font>
  <w:font w:name="Cambria Math">
    <w:panose1 w:val="02040503050406030204"/>
    <w:charset w:val="00"/>
    <w:family w:val="roman"/>
    <w:pitch w:val="variable"/>
    <w:sig w:usb0="E00006FF" w:usb1="420024FF" w:usb2="02000000" w:usb3="00000000" w:csb0="0000019F" w:csb1="00000000"/>
    <w:embedRegular r:id="rId14" w:fontKey="{9B6BFCEB-DFD5-1049-880B-66FA110469E2}"/>
    <w:embedBold r:id="rId15" w:fontKey="{4F28C9B6-62A5-D44E-B3D8-1FAADD8C650F}"/>
  </w:font>
  <w:font w:name="Calibri">
    <w:panose1 w:val="020F0502020204030204"/>
    <w:charset w:val="00"/>
    <w:family w:val="swiss"/>
    <w:pitch w:val="variable"/>
    <w:sig w:usb0="E4002EFF" w:usb1="C000247B"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Helvetica Light">
    <w:altName w:val="﷽﷽﷽﷽﷽﷽﷽﷽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D7F63E5A-DB93-104A-93E0-35DCB7EF5B0A}"/>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621222E8" w:rsidR="0004699C" w:rsidRDefault="0004699C"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04699C" w:rsidRDefault="0004699C" w:rsidP="004D74A3">
    <w:pPr>
      <w:pStyle w:val="Bunntekst"/>
      <w:ind w:right="360"/>
    </w:pPr>
  </w:p>
  <w:p w14:paraId="11221A02" w14:textId="77777777" w:rsidR="0004699C" w:rsidRDefault="000469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CD830" w14:textId="7898776D" w:rsidR="0004699C" w:rsidRPr="004D74A3" w:rsidRDefault="0004699C"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w:t>
    </w:r>
    <w:r w:rsidR="00C37E65">
      <w:rPr>
        <w:rStyle w:val="Sidetall"/>
        <w:color w:val="1381C4"/>
      </w:rPr>
      <w:t>5</w:t>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699C" w:rsidRPr="00EB5570" w14:paraId="35168E3E" w14:textId="77777777" w:rsidTr="004D74A3">
      <w:trPr>
        <w:trHeight w:val="214"/>
        <w:jc w:val="center"/>
      </w:trPr>
      <w:tc>
        <w:tcPr>
          <w:tcW w:w="3918" w:type="dxa"/>
          <w:vAlign w:val="center"/>
        </w:tcPr>
        <w:p w14:paraId="78424532" w14:textId="6D895588" w:rsidR="0004699C" w:rsidRPr="00493329" w:rsidRDefault="0004699C"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51F060D8" w:rsidR="0004699C" w:rsidRPr="00493329" w:rsidRDefault="0004699C"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w:t>
          </w:r>
          <w:r w:rsidR="00010727">
            <w:rPr>
              <w:rFonts w:ascii="Helvetica" w:hAnsi="Helvetica" w:cs="Arial"/>
              <w:b/>
              <w:color w:val="1381C4"/>
              <w:sz w:val="14"/>
              <w:lang w:val="sq-AL"/>
            </w:rPr>
            <w:t>4</w:t>
          </w:r>
          <w:del w:id="178" w:author="Forfatter">
            <w:r w:rsidDel="004015A6">
              <w:rPr>
                <w:rFonts w:ascii="Helvetica" w:hAnsi="Helvetica" w:cs="Arial"/>
                <w:b/>
                <w:color w:val="1381C4"/>
                <w:sz w:val="14"/>
                <w:lang w:val="sq-AL"/>
              </w:rPr>
              <w:delText>2</w:delText>
            </w:r>
          </w:del>
          <w:r>
            <w:rPr>
              <w:rFonts w:ascii="Helvetica" w:hAnsi="Helvetica" w:cs="Arial"/>
              <w:b/>
              <w:color w:val="1381C4"/>
              <w:sz w:val="14"/>
              <w:lang w:val="sq-AL"/>
            </w:rPr>
            <w:t>.</w:t>
          </w:r>
          <w:r w:rsidR="003269D8">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C37E65">
            <w:rPr>
              <w:rFonts w:ascii="Helvetica" w:hAnsi="Helvetica" w:cs="Arial"/>
              <w:noProof/>
              <w:color w:val="1381C4"/>
              <w:sz w:val="14"/>
              <w:lang w:val="en-US"/>
            </w:rPr>
            <w:t>2020-12-14</w:t>
          </w:r>
          <w:r>
            <w:rPr>
              <w:rFonts w:ascii="Helvetica" w:hAnsi="Helvetica" w:cs="Arial"/>
              <w:color w:val="1381C4"/>
              <w:sz w:val="14"/>
              <w:lang w:val="sq-AL"/>
            </w:rPr>
            <w:fldChar w:fldCharType="end"/>
          </w:r>
        </w:p>
      </w:tc>
      <w:tc>
        <w:tcPr>
          <w:tcW w:w="3929" w:type="dxa"/>
          <w:vAlign w:val="center"/>
        </w:tcPr>
        <w:p w14:paraId="4D00DFF0" w14:textId="5E63FBF4" w:rsidR="0004699C" w:rsidRPr="00493329" w:rsidRDefault="0004699C"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179"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04699C" w:rsidRPr="00493329" w:rsidRDefault="0004699C"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699C" w:rsidRPr="00FB1499" w:rsidRDefault="0004699C" w:rsidP="00C23A56">
    <w:pPr>
      <w:pStyle w:val="Bunntekst"/>
      <w:rPr>
        <w:lang w:val="sq-AL"/>
      </w:rPr>
    </w:pPr>
  </w:p>
  <w:p w14:paraId="28C5B2C1" w14:textId="77777777" w:rsidR="0004699C" w:rsidRPr="0048058E" w:rsidRDefault="0004699C">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3D613139" w:rsidR="0004699C" w:rsidRPr="003354AD" w:rsidRDefault="0004699C"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04699C" w:rsidRDefault="0004699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E80D4" w14:textId="77777777" w:rsidR="00515A52" w:rsidRPr="009F58C4" w:rsidRDefault="00515A52">
      <w:pPr>
        <w:rPr>
          <w:rFonts w:ascii="Arial" w:hAnsi="Arial" w:cs="Arial"/>
          <w:lang w:val="sq-AL"/>
        </w:rPr>
      </w:pPr>
      <w:r w:rsidRPr="009F58C4">
        <w:rPr>
          <w:rFonts w:ascii="Arial" w:hAnsi="Arial" w:cs="Arial"/>
          <w:lang w:val="sq-AL"/>
        </w:rPr>
        <w:separator/>
      </w:r>
    </w:p>
    <w:p w14:paraId="78013149" w14:textId="77777777" w:rsidR="00515A52" w:rsidRDefault="00515A52"/>
  </w:footnote>
  <w:footnote w:type="continuationSeparator" w:id="0">
    <w:p w14:paraId="2F54A2C5" w14:textId="77777777" w:rsidR="00515A52" w:rsidRPr="009F58C4" w:rsidRDefault="00515A52">
      <w:pPr>
        <w:rPr>
          <w:rFonts w:ascii="Arial" w:hAnsi="Arial" w:cs="Arial"/>
          <w:lang w:val="sq-AL"/>
        </w:rPr>
      </w:pPr>
      <w:r w:rsidRPr="009F58C4">
        <w:rPr>
          <w:rFonts w:ascii="Arial" w:hAnsi="Arial" w:cs="Arial"/>
          <w:lang w:val="sq-AL"/>
        </w:rPr>
        <w:continuationSeparator/>
      </w:r>
    </w:p>
    <w:p w14:paraId="5CF53D13" w14:textId="77777777" w:rsidR="00515A52" w:rsidRDefault="00515A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0440" w14:textId="2E0056F9" w:rsidR="0004699C" w:rsidRDefault="00515A52">
    <w:pPr>
      <w:pStyle w:val="Topptekst"/>
    </w:pPr>
    <w:r>
      <w:rPr>
        <w:noProof/>
      </w:rPr>
      <w:pict w14:anchorId="2FF4F5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09C05A73" w:rsidR="0004699C" w:rsidRDefault="00515A52" w:rsidP="000308F1">
    <w:pPr>
      <w:pStyle w:val="Topptekst"/>
      <w:jc w:val="right"/>
    </w:pPr>
    <w:r>
      <w:rPr>
        <w:noProof/>
      </w:rPr>
      <w:pict w14:anchorId="31F149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04699C" w:rsidRDefault="000469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3585CF9A" w:rsidR="0004699C" w:rsidRDefault="00515A52" w:rsidP="000308F1">
    <w:pPr>
      <w:pStyle w:val="Topptekst"/>
      <w:jc w:val="right"/>
    </w:pPr>
    <w:r>
      <w:rPr>
        <w:noProof/>
      </w:rPr>
      <w:pict w14:anchorId="2CB2D3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699C" w:rsidRDefault="000469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1DF07B6"/>
    <w:multiLevelType w:val="hybridMultilevel"/>
    <w:tmpl w:val="2990DF2A"/>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AA35DC3"/>
    <w:multiLevelType w:val="hybridMultilevel"/>
    <w:tmpl w:val="82C41E32"/>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20"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9"/>
  </w:num>
  <w:num w:numId="2">
    <w:abstractNumId w:val="0"/>
  </w:num>
  <w:num w:numId="3">
    <w:abstractNumId w:val="20"/>
  </w:num>
  <w:num w:numId="4">
    <w:abstractNumId w:val="10"/>
  </w:num>
  <w:num w:numId="5">
    <w:abstractNumId w:val="15"/>
  </w:num>
  <w:num w:numId="6">
    <w:abstractNumId w:val="5"/>
  </w:num>
  <w:num w:numId="7">
    <w:abstractNumId w:val="17"/>
  </w:num>
  <w:num w:numId="8">
    <w:abstractNumId w:val="2"/>
  </w:num>
  <w:num w:numId="9">
    <w:abstractNumId w:val="9"/>
  </w:num>
  <w:num w:numId="10">
    <w:abstractNumId w:val="12"/>
  </w:num>
  <w:num w:numId="11">
    <w:abstractNumId w:val="7"/>
  </w:num>
  <w:num w:numId="12">
    <w:abstractNumId w:val="3"/>
  </w:num>
  <w:num w:numId="13">
    <w:abstractNumId w:val="8"/>
  </w:num>
  <w:num w:numId="14">
    <w:abstractNumId w:val="14"/>
  </w:num>
  <w:num w:numId="15">
    <w:abstractNumId w:val="18"/>
  </w:num>
  <w:num w:numId="16">
    <w:abstractNumId w:val="11"/>
  </w:num>
  <w:num w:numId="17">
    <w:abstractNumId w:val="16"/>
  </w:num>
  <w:num w:numId="18">
    <w:abstractNumId w:val="21"/>
  </w:num>
  <w:num w:numId="19">
    <w:abstractNumId w:val="4"/>
  </w:num>
  <w:num w:numId="20">
    <w:abstractNumId w:val="13"/>
  </w:num>
  <w:num w:numId="21">
    <w:abstractNumId w:val="6"/>
  </w:num>
  <w:num w:numId="2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0727"/>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99C"/>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15E1F"/>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3EAE"/>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0C63"/>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236"/>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306E"/>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9D8"/>
    <w:rsid w:val="00326B19"/>
    <w:rsid w:val="0032791D"/>
    <w:rsid w:val="00327CAE"/>
    <w:rsid w:val="00327E31"/>
    <w:rsid w:val="00330286"/>
    <w:rsid w:val="003303F4"/>
    <w:rsid w:val="0033054F"/>
    <w:rsid w:val="003308A4"/>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939"/>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182"/>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5A6"/>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3687"/>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1E6B"/>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A52"/>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6CF"/>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6B5B"/>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5B3E"/>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6A61"/>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02F7"/>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3A59"/>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414"/>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4A08"/>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3253"/>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2F95"/>
    <w:rsid w:val="00973C34"/>
    <w:rsid w:val="00973D67"/>
    <w:rsid w:val="00973FE1"/>
    <w:rsid w:val="009742C3"/>
    <w:rsid w:val="00975A24"/>
    <w:rsid w:val="00975D8D"/>
    <w:rsid w:val="00977F3E"/>
    <w:rsid w:val="00980953"/>
    <w:rsid w:val="00981890"/>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417"/>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17C"/>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275A"/>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4CD9"/>
    <w:rsid w:val="00C37C8D"/>
    <w:rsid w:val="00C37E65"/>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3F7"/>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5EEF"/>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493B"/>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23A9"/>
    <w:rsid w:val="00D845C3"/>
    <w:rsid w:val="00D8473F"/>
    <w:rsid w:val="00D87031"/>
    <w:rsid w:val="00D87475"/>
    <w:rsid w:val="00D87FF9"/>
    <w:rsid w:val="00D90159"/>
    <w:rsid w:val="00D92730"/>
    <w:rsid w:val="00D93383"/>
    <w:rsid w:val="00D93BAF"/>
    <w:rsid w:val="00D942FD"/>
    <w:rsid w:val="00D9524C"/>
    <w:rsid w:val="00DA28CE"/>
    <w:rsid w:val="00DA340B"/>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6C0"/>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2E2D"/>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08C"/>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5570"/>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70D"/>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5F6E"/>
    <w:rsid w:val="00F56828"/>
    <w:rsid w:val="00F611DD"/>
    <w:rsid w:val="00F6129F"/>
    <w:rsid w:val="00F630AA"/>
    <w:rsid w:val="00F63C7D"/>
    <w:rsid w:val="00F63F47"/>
    <w:rsid w:val="00F656E9"/>
    <w:rsid w:val="00F65892"/>
    <w:rsid w:val="00F66C58"/>
    <w:rsid w:val="00F6704D"/>
    <w:rsid w:val="00F6763C"/>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4486"/>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5759</Words>
  <Characters>30523</Characters>
  <Application>Microsoft Office Word</Application>
  <DocSecurity>0</DocSecurity>
  <Lines>254</Lines>
  <Paragraphs>72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36210</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2020-12-14T10:30:00Z</dcterms:created>
  <dcterms:modified xsi:type="dcterms:W3CDTF">2020-12-14T10:30:00Z</dcterms:modified>
</cp:coreProperties>
</file>
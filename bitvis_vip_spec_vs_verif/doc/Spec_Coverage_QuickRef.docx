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3E082C0D"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 xml:space="preserve">Specification </w:t>
      </w:r>
      <w:r w:rsidR="00246548">
        <w:rPr>
          <w:rFonts w:ascii="Helvetica Light" w:hAnsi="Helvetica Light"/>
          <w:b/>
          <w:color w:val="000000" w:themeColor="text1"/>
          <w:sz w:val="40"/>
          <w:szCs w:val="40"/>
        </w:rPr>
        <w:t>Coverage</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w:t>
      </w:r>
      <w:bookmarkStart w:id="1" w:name="_GoBack"/>
      <w:bookmarkEnd w:id="1"/>
      <w:r w:rsidR="00E33946" w:rsidRPr="003354AD">
        <w:rPr>
          <w:rFonts w:ascii="Helvetica Light" w:hAnsi="Helvetica Light"/>
          <w:color w:val="000000" w:themeColor="text1"/>
          <w:sz w:val="40"/>
          <w:szCs w:val="40"/>
        </w:rPr>
        <w:t>nce</w:t>
      </w:r>
      <w:ins w:id="2" w:author="Forfatter">
        <w:r w:rsidR="00C53565" w:rsidRPr="00C53565">
          <w:rPr>
            <w:rFonts w:ascii="Helvetica Light" w:hAnsi="Helvetica Light"/>
            <w:b/>
            <w:color w:val="FF0000"/>
            <w:sz w:val="30"/>
            <w:szCs w:val="40"/>
            <w:rPrChange w:id="3" w:author="Forfatter">
              <w:rPr>
                <w:rFonts w:ascii="Helvetica Light" w:hAnsi="Helvetica Light"/>
                <w:color w:val="000000" w:themeColor="text1"/>
                <w:sz w:val="40"/>
                <w:szCs w:val="40"/>
              </w:rPr>
            </w:rPrChange>
          </w:rPr>
          <w:t xml:space="preserve">      ****</w:t>
        </w:r>
        <w:proofErr w:type="spellStart"/>
        <w:r w:rsidR="00C53565" w:rsidRPr="00C53565">
          <w:rPr>
            <w:rFonts w:ascii="Helvetica Light" w:hAnsi="Helvetica Light"/>
            <w:b/>
            <w:color w:val="FF0000"/>
            <w:sz w:val="30"/>
            <w:szCs w:val="40"/>
            <w:rPrChange w:id="4" w:author="Forfatter">
              <w:rPr>
                <w:rFonts w:ascii="Helvetica Light" w:hAnsi="Helvetica Light"/>
                <w:color w:val="000000" w:themeColor="text1"/>
                <w:sz w:val="40"/>
                <w:szCs w:val="40"/>
              </w:rPr>
            </w:rPrChange>
          </w:rPr>
          <w:t>Sende</w:t>
        </w:r>
        <w:proofErr w:type="spellEnd"/>
        <w:r w:rsidR="00C53565" w:rsidRPr="00C53565">
          <w:rPr>
            <w:rFonts w:ascii="Helvetica Light" w:hAnsi="Helvetica Light"/>
            <w:b/>
            <w:color w:val="FF0000"/>
            <w:sz w:val="30"/>
            <w:szCs w:val="40"/>
            <w:rPrChange w:id="5" w:author="Forfatter">
              <w:rPr>
                <w:rFonts w:ascii="Helvetica Light" w:hAnsi="Helvetica Light"/>
                <w:color w:val="000000" w:themeColor="text1"/>
                <w:sz w:val="40"/>
                <w:szCs w:val="40"/>
              </w:rPr>
            </w:rPrChange>
          </w:rPr>
          <w:t xml:space="preserve"> </w:t>
        </w:r>
        <w:proofErr w:type="spellStart"/>
        <w:r w:rsidR="00C53565" w:rsidRPr="00C53565">
          <w:rPr>
            <w:rFonts w:ascii="Helvetica Light" w:hAnsi="Helvetica Light"/>
            <w:b/>
            <w:color w:val="FF0000"/>
            <w:sz w:val="30"/>
            <w:szCs w:val="40"/>
            <w:rPrChange w:id="6" w:author="Forfatter">
              <w:rPr>
                <w:rFonts w:ascii="Helvetica Light" w:hAnsi="Helvetica Light"/>
                <w:color w:val="000000" w:themeColor="text1"/>
                <w:sz w:val="40"/>
                <w:szCs w:val="40"/>
              </w:rPr>
            </w:rPrChange>
          </w:rPr>
          <w:t>gammel</w:t>
        </w:r>
        <w:proofErr w:type="spellEnd"/>
        <w:r w:rsidR="00C53565" w:rsidRPr="00C53565">
          <w:rPr>
            <w:rFonts w:ascii="Helvetica Light" w:hAnsi="Helvetica Light"/>
            <w:b/>
            <w:color w:val="FF0000"/>
            <w:sz w:val="30"/>
            <w:szCs w:val="40"/>
            <w:rPrChange w:id="7" w:author="Forfatter">
              <w:rPr>
                <w:rFonts w:ascii="Helvetica Light" w:hAnsi="Helvetica Light"/>
                <w:color w:val="000000" w:themeColor="text1"/>
                <w:sz w:val="40"/>
                <w:szCs w:val="40"/>
              </w:rPr>
            </w:rPrChange>
          </w:rPr>
          <w:t xml:space="preserve"> </w:t>
        </w:r>
        <w:proofErr w:type="spellStart"/>
        <w:r w:rsidR="00C53565" w:rsidRPr="00C53565">
          <w:rPr>
            <w:rFonts w:ascii="Helvetica Light" w:hAnsi="Helvetica Light"/>
            <w:b/>
            <w:color w:val="FF0000"/>
            <w:sz w:val="30"/>
            <w:szCs w:val="40"/>
            <w:rPrChange w:id="8" w:author="Forfatter">
              <w:rPr>
                <w:rFonts w:ascii="Helvetica Light" w:hAnsi="Helvetica Light"/>
                <w:color w:val="000000" w:themeColor="text1"/>
                <w:sz w:val="40"/>
                <w:szCs w:val="40"/>
              </w:rPr>
            </w:rPrChange>
          </w:rPr>
          <w:t>versj</w:t>
        </w:r>
        <w:proofErr w:type="spellEnd"/>
        <w:r w:rsidR="00C53565" w:rsidRPr="00C53565">
          <w:rPr>
            <w:rFonts w:ascii="Helvetica Light" w:hAnsi="Helvetica Light"/>
            <w:b/>
            <w:color w:val="FF0000"/>
            <w:sz w:val="30"/>
            <w:szCs w:val="40"/>
            <w:rPrChange w:id="9" w:author="Forfatter">
              <w:rPr>
                <w:rFonts w:ascii="Helvetica Light" w:hAnsi="Helvetica Light"/>
                <w:color w:val="000000" w:themeColor="text1"/>
                <w:sz w:val="40"/>
                <w:szCs w:val="40"/>
              </w:rPr>
            </w:rPrChange>
          </w:rPr>
          <w:t xml:space="preserve">. Til ESA. </w:t>
        </w:r>
        <w:proofErr w:type="spellStart"/>
        <w:r w:rsidR="00C53565" w:rsidRPr="00C53565">
          <w:rPr>
            <w:rFonts w:ascii="Helvetica Light" w:hAnsi="Helvetica Light"/>
            <w:b/>
            <w:color w:val="FF0000"/>
            <w:sz w:val="30"/>
            <w:szCs w:val="40"/>
            <w:rPrChange w:id="10" w:author="Forfatter">
              <w:rPr>
                <w:rFonts w:ascii="Helvetica Light" w:hAnsi="Helvetica Light"/>
                <w:color w:val="000000" w:themeColor="text1"/>
                <w:sz w:val="40"/>
                <w:szCs w:val="40"/>
              </w:rPr>
            </w:rPrChange>
          </w:rPr>
          <w:t>Fikse</w:t>
        </w:r>
        <w:proofErr w:type="spellEnd"/>
        <w:r w:rsidR="00C53565" w:rsidRPr="00C53565">
          <w:rPr>
            <w:rFonts w:ascii="Helvetica Light" w:hAnsi="Helvetica Light"/>
            <w:b/>
            <w:color w:val="FF0000"/>
            <w:sz w:val="30"/>
            <w:szCs w:val="40"/>
            <w:rPrChange w:id="11" w:author="Forfatter">
              <w:rPr>
                <w:rFonts w:ascii="Helvetica Light" w:hAnsi="Helvetica Light"/>
                <w:color w:val="000000" w:themeColor="text1"/>
                <w:sz w:val="40"/>
                <w:szCs w:val="40"/>
              </w:rPr>
            </w:rPrChange>
          </w:rPr>
          <w:t xml:space="preserve"> her I </w:t>
        </w:r>
        <w:proofErr w:type="spellStart"/>
        <w:r w:rsidR="00C53565" w:rsidRPr="00C53565">
          <w:rPr>
            <w:rFonts w:ascii="Helvetica Light" w:hAnsi="Helvetica Light"/>
            <w:b/>
            <w:color w:val="FF0000"/>
            <w:sz w:val="30"/>
            <w:szCs w:val="40"/>
            <w:rPrChange w:id="12" w:author="Forfatter">
              <w:rPr>
                <w:rFonts w:ascii="Helvetica Light" w:hAnsi="Helvetica Light"/>
                <w:color w:val="000000" w:themeColor="text1"/>
                <w:sz w:val="40"/>
                <w:szCs w:val="40"/>
              </w:rPr>
            </w:rPrChange>
          </w:rPr>
          <w:t>etterkant</w:t>
        </w:r>
        <w:proofErr w:type="spellEnd"/>
        <w:r w:rsidR="00C53565" w:rsidRPr="00C53565">
          <w:rPr>
            <w:rFonts w:ascii="Helvetica Light" w:hAnsi="Helvetica Light"/>
            <w:b/>
            <w:color w:val="FF0000"/>
            <w:sz w:val="30"/>
            <w:szCs w:val="40"/>
            <w:rPrChange w:id="13" w:author="Forfatter">
              <w:rPr>
                <w:rFonts w:ascii="Helvetica Light" w:hAnsi="Helvetica Light"/>
                <w:color w:val="000000" w:themeColor="text1"/>
                <w:sz w:val="40"/>
                <w:szCs w:val="40"/>
              </w:rPr>
            </w:rPrChange>
          </w:rPr>
          <w:t xml:space="preserve"> ***</w:t>
        </w:r>
      </w:ins>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551CB18B"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w:t>
      </w:r>
      <w:r w:rsidR="00CD151F">
        <w:rPr>
          <w:rFonts w:ascii="Helvetica Light" w:hAnsi="Helvetica Light"/>
          <w:color w:val="000000" w:themeColor="text1"/>
          <w:sz w:val="20"/>
          <w:szCs w:val="22"/>
        </w:rPr>
        <w:t>Coverage</w:t>
      </w:r>
      <w:r w:rsidRPr="00484B9B">
        <w:rPr>
          <w:rFonts w:ascii="Helvetica Light" w:hAnsi="Helvetica Light"/>
          <w:color w:val="000000" w:themeColor="text1"/>
          <w:sz w:val="20"/>
          <w:szCs w:val="22"/>
        </w:rPr>
        <w:t xml:space="preserve"> feature </w:t>
      </w:r>
      <w:ins w:id="14" w:author="Forfatter">
        <w:r w:rsidR="0031021B">
          <w:rPr>
            <w:rFonts w:ascii="Helvetica Light" w:hAnsi="Helvetica Light"/>
            <w:color w:val="000000" w:themeColor="text1"/>
            <w:sz w:val="20"/>
            <w:szCs w:val="22"/>
          </w:rPr>
          <w:t xml:space="preserve">(aka Requirements Coverage) </w:t>
        </w:r>
      </w:ins>
      <w:r w:rsidRPr="00484B9B">
        <w:rPr>
          <w:rFonts w:ascii="Helvetica Light" w:hAnsi="Helvetica Light"/>
          <w:color w:val="000000" w:themeColor="text1"/>
          <w:sz w:val="20"/>
          <w:szCs w:val="22"/>
        </w:rPr>
        <w:t xml:space="preserve">is an efficient method </w:t>
      </w:r>
      <w:ins w:id="15" w:author="Forfatter">
        <w:r w:rsidR="002E2084">
          <w:rPr>
            <w:rFonts w:ascii="Helvetica Light" w:hAnsi="Helvetica Light"/>
            <w:color w:val="000000" w:themeColor="text1"/>
            <w:sz w:val="20"/>
            <w:szCs w:val="22"/>
          </w:rPr>
          <w:t>for</w:t>
        </w:r>
      </w:ins>
      <w:del w:id="16" w:author="Forfatter">
        <w:r w:rsidRPr="00484B9B" w:rsidDel="002E2084">
          <w:rPr>
            <w:rFonts w:ascii="Helvetica Light" w:hAnsi="Helvetica Light"/>
            <w:color w:val="000000" w:themeColor="text1"/>
            <w:sz w:val="20"/>
            <w:szCs w:val="22"/>
          </w:rPr>
          <w:delText>of</w:delText>
        </w:r>
      </w:del>
      <w:r w:rsidRPr="00484B9B">
        <w:rPr>
          <w:rFonts w:ascii="Helvetica Light" w:hAnsi="Helvetica Light"/>
          <w:color w:val="000000" w:themeColor="text1"/>
          <w:sz w:val="20"/>
          <w:szCs w:val="22"/>
        </w:rPr>
        <w:t xml:space="preserve">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equirement specification.</w:t>
      </w:r>
      <w:ins w:id="17" w:author="Forfatter">
        <w:r w:rsidR="0031021B">
          <w:rPr>
            <w:rFonts w:ascii="Helvetica Light" w:hAnsi="Helvetica Light"/>
            <w:color w:val="000000" w:themeColor="text1"/>
            <w:sz w:val="20"/>
            <w:szCs w:val="22"/>
          </w:rPr>
          <w:t xml:space="preserve"> </w:t>
        </w:r>
      </w:ins>
      <w:del w:id="18" w:author="Forfatter">
        <w:r w:rsidRPr="00484B9B" w:rsidDel="0031021B">
          <w:rPr>
            <w:rFonts w:ascii="Helvetica Light" w:hAnsi="Helvetica Light"/>
            <w:color w:val="000000" w:themeColor="text1"/>
            <w:sz w:val="20"/>
            <w:szCs w:val="22"/>
          </w:rPr>
          <w:delText xml:space="preserve"> </w:delText>
        </w:r>
        <w:r w:rsidR="00147176" w:rsidRPr="00484B9B" w:rsidDel="0031021B">
          <w:rPr>
            <w:rFonts w:ascii="Helvetica Light" w:hAnsi="Helvetica Light"/>
            <w:color w:val="000000" w:themeColor="text1"/>
            <w:sz w:val="20"/>
            <w:szCs w:val="22"/>
          </w:rPr>
          <w:delText xml:space="preserve"> </w:delText>
        </w:r>
      </w:del>
    </w:p>
    <w:p w14:paraId="572DDA35" w14:textId="10A1BCD5" w:rsidR="00720EB3" w:rsidRPr="00720EB3" w:rsidRDefault="00264CE7" w:rsidP="00264CE7">
      <w:pPr>
        <w:tabs>
          <w:tab w:val="left" w:pos="851"/>
        </w:tabs>
        <w:spacing w:before="120"/>
        <w:jc w:val="center"/>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The first page of this </w:t>
      </w:r>
      <w:proofErr w:type="spellStart"/>
      <w:r>
        <w:rPr>
          <w:rFonts w:ascii="Helvetica Light" w:hAnsi="Helvetica Light"/>
          <w:b/>
          <w:i/>
          <w:color w:val="000000" w:themeColor="text1"/>
          <w:sz w:val="20"/>
          <w:szCs w:val="22"/>
        </w:rPr>
        <w:t>QuickRef</w:t>
      </w:r>
      <w:proofErr w:type="spellEnd"/>
      <w:r>
        <w:rPr>
          <w:rFonts w:ascii="Helvetica Light" w:hAnsi="Helvetica Light"/>
          <w:b/>
          <w:i/>
          <w:color w:val="000000" w:themeColor="text1"/>
          <w:sz w:val="20"/>
          <w:szCs w:val="22"/>
        </w:rPr>
        <w:t xml:space="preserve"> is just for references - f</w:t>
      </w:r>
      <w:r w:rsidR="00720EB3" w:rsidRPr="00720EB3">
        <w:rPr>
          <w:rFonts w:ascii="Helvetica Light" w:hAnsi="Helvetica Light"/>
          <w:b/>
          <w:i/>
          <w:color w:val="000000" w:themeColor="text1"/>
          <w:sz w:val="20"/>
          <w:szCs w:val="22"/>
        </w:rPr>
        <w:t xml:space="preserve">or an introduction to the Specification </w:t>
      </w:r>
      <w:r w:rsidR="00CD151F">
        <w:rPr>
          <w:rFonts w:ascii="Helvetica Light" w:hAnsi="Helvetica Light"/>
          <w:b/>
          <w:i/>
          <w:color w:val="000000" w:themeColor="text1"/>
          <w:sz w:val="20"/>
          <w:szCs w:val="22"/>
        </w:rPr>
        <w:t>Coverage</w:t>
      </w:r>
      <w:r w:rsidR="00720EB3" w:rsidRPr="00720EB3">
        <w:rPr>
          <w:rFonts w:ascii="Helvetica Light" w:hAnsi="Helvetica Light"/>
          <w:b/>
          <w:i/>
          <w:color w:val="000000" w:themeColor="text1"/>
          <w:sz w:val="20"/>
          <w:szCs w:val="22"/>
        </w:rPr>
        <w:t xml:space="preserve"> </w:t>
      </w:r>
      <w:r>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commentRangeStart w:id="19"/>
      <w:proofErr w:type="spellStart"/>
      <w:r w:rsidR="00720EB3" w:rsidRPr="00720EB3">
        <w:rPr>
          <w:rFonts w:ascii="Helvetica Light" w:hAnsi="Helvetica Light"/>
          <w:b/>
          <w:i/>
          <w:color w:val="000000" w:themeColor="text1"/>
          <w:sz w:val="20"/>
          <w:szCs w:val="22"/>
        </w:rPr>
        <w:t>QuickRef</w:t>
      </w:r>
      <w:commentRangeEnd w:id="19"/>
      <w:proofErr w:type="spellEnd"/>
      <w:r w:rsidR="00C5502B">
        <w:rPr>
          <w:rStyle w:val="Merknadsreferanse"/>
        </w:rPr>
        <w:commentReference w:id="19"/>
      </w:r>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4519F6D7">
                <wp:simplePos x="0" y="0"/>
                <wp:positionH relativeFrom="margin">
                  <wp:posOffset>-663</wp:posOffset>
                </wp:positionH>
                <wp:positionV relativeFrom="paragraph">
                  <wp:posOffset>118480</wp:posOffset>
                </wp:positionV>
                <wp:extent cx="9429750" cy="887104"/>
                <wp:effectExtent l="0" t="0" r="0"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0" cy="887104"/>
                        </a:xfrm>
                        <a:prstGeom prst="rect">
                          <a:avLst/>
                        </a:prstGeom>
                        <a:solidFill>
                          <a:srgbClr val="FFFFFF"/>
                        </a:solidFill>
                        <a:ln w="9525">
                          <a:noFill/>
                          <a:miter lim="800000"/>
                          <a:headEnd/>
                          <a:tailEnd/>
                        </a:ln>
                      </wps:spPr>
                      <wps:txbx>
                        <w:txbxContent>
                          <w:tbl>
                            <w:tblPr>
                              <w:tblOverlap w:val="never"/>
                              <w:tblW w:w="1511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tblGrid>
                            <w:tr w:rsidR="003100B0" w:rsidRPr="00526593" w14:paraId="07516B9B" w14:textId="0754AC48" w:rsidTr="00404727">
                              <w:trPr>
                                <w:trHeight w:val="229"/>
                              </w:trPr>
                              <w:tc>
                                <w:tcPr>
                                  <w:tcW w:w="15110" w:type="dxa"/>
                                  <w:shd w:val="solid" w:color="000000" w:fill="FFFFFF"/>
                                </w:tcPr>
                                <w:p w14:paraId="4ACF21D3" w14:textId="026C1AC1" w:rsidR="003100B0" w:rsidRPr="00526593" w:rsidRDefault="003100B0"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r>
                            <w:tr w:rsidR="003100B0" w:rsidRPr="00526593" w14:paraId="7B3B393C" w14:textId="064B3DB1" w:rsidTr="00404727">
                              <w:trPr>
                                <w:trHeight w:val="229"/>
                              </w:trPr>
                              <w:tc>
                                <w:tcPr>
                                  <w:tcW w:w="15110" w:type="dxa"/>
                                  <w:shd w:val="clear" w:color="auto" w:fill="FFFFFF" w:themeFill="background1"/>
                                </w:tcPr>
                                <w:p w14:paraId="5999C584" w14:textId="288DBAA6" w:rsidR="003100B0" w:rsidRPr="00154E82" w:rsidRDefault="003100B0" w:rsidP="008C37DF">
                                  <w:pPr>
                                    <w:tabs>
                                      <w:tab w:val="left" w:pos="4820"/>
                                    </w:tabs>
                                    <w:spacing w:before="20" w:after="20" w:line="20" w:lineRule="atLeast"/>
                                    <w:suppressOverlap/>
                                    <w:rPr>
                                      <w:rFonts w:cs="Helvetica"/>
                                      <w:b/>
                                    </w:rPr>
                                  </w:pPr>
                                  <w:proofErr w:type="spellStart"/>
                                  <w:r w:rsidRPr="00154E82">
                                    <w:rPr>
                                      <w:rFonts w:cs="Helvetica"/>
                                      <w:b/>
                                    </w:rPr>
                                    <w:t>start_</w:t>
                                  </w:r>
                                  <w:ins w:id="20" w:author="Forfatter">
                                    <w:r>
                                      <w:rPr>
                                        <w:rFonts w:cs="Helvetica"/>
                                        <w:b/>
                                      </w:rPr>
                                      <w:t>testcase</w:t>
                                    </w:r>
                                  </w:ins>
                                  <w:proofErr w:type="spellEnd"/>
                                  <w:del w:id="21" w:author="Forfatter">
                                    <w:r w:rsidRPr="00154E82" w:rsidDel="002E2084">
                                      <w:rPr>
                                        <w:rFonts w:cs="Helvetica"/>
                                        <w:b/>
                                      </w:rPr>
                                      <w:delText>req_cov</w:delText>
                                    </w:r>
                                  </w:del>
                                  <w:r w:rsidRPr="00154E82">
                                    <w:rPr>
                                      <w:rFonts w:cs="Helvetica"/>
                                    </w:rPr>
                                    <w:t>(</w:t>
                                  </w:r>
                                  <w:proofErr w:type="spellStart"/>
                                  <w:r w:rsidRPr="00154E82">
                                    <w:rPr>
                                      <w:rFonts w:cs="Helvetica"/>
                                    </w:rPr>
                                    <w:t>req_</w:t>
                                  </w:r>
                                  <w:ins w:id="22" w:author="Forfatter">
                                    <w:r>
                                      <w:rPr>
                                        <w:rFonts w:cs="Helvetica"/>
                                      </w:rPr>
                                      <w:t>list</w:t>
                                    </w:r>
                                  </w:ins>
                                  <w:del w:id="23" w:author="Forfatter">
                                    <w:r w:rsidDel="0031021B">
                                      <w:rPr>
                                        <w:rFonts w:cs="Helvetica"/>
                                      </w:rPr>
                                      <w:delText>to_tc_</w:delText>
                                    </w:r>
                                    <w:r w:rsidRPr="00154E82" w:rsidDel="0031021B">
                                      <w:rPr>
                                        <w:rFonts w:cs="Helvetica"/>
                                      </w:rPr>
                                      <w:delText>ma</w:delText>
                                    </w:r>
                                    <w:r w:rsidDel="0031021B">
                                      <w:rPr>
                                        <w:rFonts w:cs="Helvetica"/>
                                      </w:rPr>
                                      <w:delText>p</w:delText>
                                    </w:r>
                                  </w:del>
                                  <w:r>
                                    <w:rPr>
                                      <w:rFonts w:cs="Helvetica"/>
                                    </w:rPr>
                                    <w:t>_file</w:t>
                                  </w:r>
                                  <w:proofErr w:type="spellEnd"/>
                                  <w:r>
                                    <w:rPr>
                                      <w:rFonts w:cs="Helvetica"/>
                                    </w:rPr>
                                    <w:t xml:space="preserve">, </w:t>
                                  </w:r>
                                  <w:proofErr w:type="spellStart"/>
                                  <w:ins w:id="24" w:author="Forfatter">
                                    <w:r>
                                      <w:rPr>
                                        <w:rFonts w:cs="Helvetica"/>
                                      </w:rPr>
                                      <w:t>coverage</w:t>
                                    </w:r>
                                  </w:ins>
                                  <w:del w:id="25" w:author="Forfatter">
                                    <w:r w:rsidDel="00556930">
                                      <w:rPr>
                                        <w:rFonts w:cs="Helvetica"/>
                                      </w:rPr>
                                      <w:delText>output</w:delText>
                                    </w:r>
                                  </w:del>
                                  <w:r>
                                    <w:rPr>
                                      <w:rFonts w:cs="Helvetica"/>
                                    </w:rPr>
                                    <w:t>_file</w:t>
                                  </w:r>
                                  <w:proofErr w:type="spellEnd"/>
                                  <w:r w:rsidRPr="00154E82">
                                    <w:rPr>
                                      <w:rFonts w:cs="Helvetica"/>
                                    </w:rPr>
                                    <w:t>)</w:t>
                                  </w:r>
                                </w:p>
                              </w:tc>
                            </w:tr>
                            <w:tr w:rsidR="003100B0" w:rsidRPr="00526593" w14:paraId="33EBDFDC" w14:textId="4D60826B" w:rsidTr="00404727">
                              <w:trPr>
                                <w:trHeight w:val="229"/>
                              </w:trPr>
                              <w:tc>
                                <w:tcPr>
                                  <w:tcW w:w="15110" w:type="dxa"/>
                                  <w:shd w:val="clear" w:color="auto" w:fill="E7E6E6" w:themeFill="background2"/>
                                </w:tcPr>
                                <w:p w14:paraId="2A0F9C4C" w14:textId="506F1F73" w:rsidR="003100B0" w:rsidRPr="00154E82" w:rsidRDefault="003100B0"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log_req_</w:t>
                                  </w:r>
                                  <w:proofErr w:type="gramStart"/>
                                  <w:r w:rsidRPr="00154E82">
                                    <w:rPr>
                                      <w:rFonts w:cs="Helvetica"/>
                                      <w:b/>
                                    </w:rPr>
                                    <w:t>cov</w:t>
                                  </w:r>
                                  <w:proofErr w:type="spellEnd"/>
                                  <w:r w:rsidRPr="00154E82">
                                    <w:rPr>
                                      <w:rFonts w:cs="Helvetica"/>
                                    </w:rPr>
                                    <w:t>(</w:t>
                                  </w:r>
                                  <w:proofErr w:type="gramEnd"/>
                                  <w:r w:rsidRPr="00154E82">
                                    <w:rPr>
                                      <w:rFonts w:cs="Helvetica"/>
                                    </w:rPr>
                                    <w:t>requirement</w:t>
                                  </w:r>
                                  <w:del w:id="26" w:author="Forfatter">
                                    <w:r w:rsidRPr="00154E82" w:rsidDel="00556930">
                                      <w:rPr>
                                        <w:rFonts w:cs="Helvetica"/>
                                      </w:rPr>
                                      <w:delText>,</w:delText>
                                    </w:r>
                                  </w:del>
                                  <w:r w:rsidRPr="00154E82">
                                    <w:rPr>
                                      <w:rFonts w:cs="Helvetica"/>
                                    </w:rPr>
                                    <w:t xml:space="preserve"> </w:t>
                                  </w:r>
                                  <w:del w:id="27" w:author="Forfatter">
                                    <w:r w:rsidRPr="00154E82" w:rsidDel="00556930">
                                      <w:rPr>
                                        <w:rFonts w:cs="Helvetica"/>
                                      </w:rPr>
                                      <w:delText>testcase</w:delText>
                                    </w:r>
                                  </w:del>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3100B0" w:rsidRPr="00526593" w14:paraId="0E00CD2A" w14:textId="3D905CAD" w:rsidTr="00404727">
                              <w:trPr>
                                <w:trHeight w:val="229"/>
                              </w:trPr>
                              <w:tc>
                                <w:tcPr>
                                  <w:tcW w:w="15110" w:type="dxa"/>
                                  <w:shd w:val="clear" w:color="auto" w:fill="FFFFFF" w:themeFill="background1"/>
                                </w:tcPr>
                                <w:p w14:paraId="7AF7C300" w14:textId="6CBD9398" w:rsidR="003100B0" w:rsidRPr="00154E82" w:rsidRDefault="003100B0" w:rsidP="008C37DF">
                                  <w:pPr>
                                    <w:tabs>
                                      <w:tab w:val="left" w:pos="4820"/>
                                    </w:tabs>
                                    <w:spacing w:before="20" w:after="20" w:line="20" w:lineRule="atLeast"/>
                                    <w:suppressOverlap/>
                                    <w:rPr>
                                      <w:rFonts w:cs="Helvetica"/>
                                      <w:szCs w:val="16"/>
                                    </w:rPr>
                                  </w:pPr>
                                  <w:proofErr w:type="spellStart"/>
                                  <w:r w:rsidRPr="00154E82">
                                    <w:rPr>
                                      <w:rFonts w:cs="Helvetica"/>
                                      <w:b/>
                                    </w:rPr>
                                    <w:t>end_</w:t>
                                  </w:r>
                                  <w:ins w:id="28" w:author="Forfatter">
                                    <w:r>
                                      <w:rPr>
                                        <w:rFonts w:cs="Helvetica"/>
                                        <w:b/>
                                      </w:rPr>
                                      <w:t>testcase</w:t>
                                    </w:r>
                                  </w:ins>
                                  <w:proofErr w:type="spellEnd"/>
                                  <w:del w:id="29" w:author="Forfatter">
                                    <w:r w:rsidRPr="00154E82" w:rsidDel="00556930">
                                      <w:rPr>
                                        <w:rFonts w:cs="Helvetica"/>
                                        <w:b/>
                                      </w:rPr>
                                      <w:delText>req_cov</w:delText>
                                    </w:r>
                                  </w:del>
                                  <w:r w:rsidRPr="00154E82">
                                    <w:rPr>
                                      <w:rFonts w:cs="Helvetica"/>
                                    </w:rPr>
                                    <w:t>(</w:t>
                                  </w:r>
                                  <w:r>
                                    <w:rPr>
                                      <w:rFonts w:cs="Helvetica"/>
                                    </w:rPr>
                                    <w:t>VOID</w:t>
                                  </w:r>
                                  <w:r w:rsidRPr="00154E82">
                                    <w:rPr>
                                      <w:rFonts w:cs="Helvetica"/>
                                    </w:rPr>
                                    <w:t>)</w:t>
                                  </w:r>
                                </w:p>
                              </w:tc>
                            </w:tr>
                          </w:tbl>
                          <w:p w14:paraId="62D937D7" w14:textId="4C982DEB" w:rsidR="003100B0" w:rsidRPr="00691042" w:rsidRDefault="003100B0"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5pt;margin-top:9.35pt;width:742.5pt;height:69.8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" stroked="f">
                <v:textbox>
                  <w:txbxContent>
                    <w:tbl>
                      <w:tblPr>
                        <w:tblOverlap w:val="never"/>
                        <w:tblW w:w="1511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tblGrid>
                      <w:tr w:rsidR="003100B0" w:rsidRPr="00526593" w14:paraId="07516B9B" w14:textId="0754AC48" w:rsidTr="00404727">
                        <w:trPr>
                          <w:trHeight w:val="229"/>
                        </w:trPr>
                        <w:tc>
                          <w:tcPr>
                            <w:tcW w:w="15110" w:type="dxa"/>
                            <w:shd w:val="solid" w:color="000000" w:fill="FFFFFF"/>
                          </w:tcPr>
                          <w:p w14:paraId="4ACF21D3" w14:textId="026C1AC1" w:rsidR="003100B0" w:rsidRPr="00526593" w:rsidRDefault="003100B0" w:rsidP="008C37DF">
                            <w:pPr>
                              <w:tabs>
                                <w:tab w:val="left" w:pos="4820"/>
                              </w:tabs>
                              <w:spacing w:after="20" w:line="20" w:lineRule="atLeast"/>
                              <w:suppressOverlap/>
                              <w:rPr>
                                <w:b/>
                                <w:color w:val="FFFFFF" w:themeColor="background1"/>
                                <w:sz w:val="22"/>
                              </w:rPr>
                            </w:pPr>
                            <w:r>
                              <w:rPr>
                                <w:b/>
                                <w:color w:val="FFFFFF" w:themeColor="background1"/>
                                <w:sz w:val="22"/>
                              </w:rPr>
                              <w:t>UVVM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r>
                      <w:tr w:rsidR="003100B0" w:rsidRPr="00526593" w14:paraId="7B3B393C" w14:textId="064B3DB1" w:rsidTr="00404727">
                        <w:trPr>
                          <w:trHeight w:val="229"/>
                        </w:trPr>
                        <w:tc>
                          <w:tcPr>
                            <w:tcW w:w="15110" w:type="dxa"/>
                            <w:shd w:val="clear" w:color="auto" w:fill="FFFFFF" w:themeFill="background1"/>
                          </w:tcPr>
                          <w:p w14:paraId="5999C584" w14:textId="288DBAA6" w:rsidR="003100B0" w:rsidRPr="00154E82" w:rsidRDefault="003100B0" w:rsidP="008C37DF">
                            <w:pPr>
                              <w:tabs>
                                <w:tab w:val="left" w:pos="4820"/>
                              </w:tabs>
                              <w:spacing w:before="20" w:after="20" w:line="20" w:lineRule="atLeast"/>
                              <w:suppressOverlap/>
                              <w:rPr>
                                <w:rFonts w:cs="Helvetica"/>
                                <w:b/>
                              </w:rPr>
                            </w:pPr>
                            <w:proofErr w:type="spellStart"/>
                            <w:r w:rsidRPr="00154E82">
                              <w:rPr>
                                <w:rFonts w:cs="Helvetica"/>
                                <w:b/>
                              </w:rPr>
                              <w:t>start_</w:t>
                            </w:r>
                            <w:ins w:id="30" w:author="Forfatter">
                              <w:r>
                                <w:rPr>
                                  <w:rFonts w:cs="Helvetica"/>
                                  <w:b/>
                                </w:rPr>
                                <w:t>testcase</w:t>
                              </w:r>
                            </w:ins>
                            <w:proofErr w:type="spellEnd"/>
                            <w:del w:id="31" w:author="Forfatter">
                              <w:r w:rsidRPr="00154E82" w:rsidDel="002E2084">
                                <w:rPr>
                                  <w:rFonts w:cs="Helvetica"/>
                                  <w:b/>
                                </w:rPr>
                                <w:delText>req_cov</w:delText>
                              </w:r>
                            </w:del>
                            <w:r w:rsidRPr="00154E82">
                              <w:rPr>
                                <w:rFonts w:cs="Helvetica"/>
                              </w:rPr>
                              <w:t>(</w:t>
                            </w:r>
                            <w:proofErr w:type="spellStart"/>
                            <w:r w:rsidRPr="00154E82">
                              <w:rPr>
                                <w:rFonts w:cs="Helvetica"/>
                              </w:rPr>
                              <w:t>req_</w:t>
                            </w:r>
                            <w:ins w:id="32" w:author="Forfatter">
                              <w:r>
                                <w:rPr>
                                  <w:rFonts w:cs="Helvetica"/>
                                </w:rPr>
                                <w:t>list</w:t>
                              </w:r>
                            </w:ins>
                            <w:del w:id="33" w:author="Forfatter">
                              <w:r w:rsidDel="0031021B">
                                <w:rPr>
                                  <w:rFonts w:cs="Helvetica"/>
                                </w:rPr>
                                <w:delText>to_tc_</w:delText>
                              </w:r>
                              <w:r w:rsidRPr="00154E82" w:rsidDel="0031021B">
                                <w:rPr>
                                  <w:rFonts w:cs="Helvetica"/>
                                </w:rPr>
                                <w:delText>ma</w:delText>
                              </w:r>
                              <w:r w:rsidDel="0031021B">
                                <w:rPr>
                                  <w:rFonts w:cs="Helvetica"/>
                                </w:rPr>
                                <w:delText>p</w:delText>
                              </w:r>
                            </w:del>
                            <w:r>
                              <w:rPr>
                                <w:rFonts w:cs="Helvetica"/>
                              </w:rPr>
                              <w:t>_file</w:t>
                            </w:r>
                            <w:proofErr w:type="spellEnd"/>
                            <w:r>
                              <w:rPr>
                                <w:rFonts w:cs="Helvetica"/>
                              </w:rPr>
                              <w:t xml:space="preserve">, </w:t>
                            </w:r>
                            <w:proofErr w:type="spellStart"/>
                            <w:ins w:id="34" w:author="Forfatter">
                              <w:r>
                                <w:rPr>
                                  <w:rFonts w:cs="Helvetica"/>
                                </w:rPr>
                                <w:t>coverage</w:t>
                              </w:r>
                            </w:ins>
                            <w:del w:id="35" w:author="Forfatter">
                              <w:r w:rsidDel="00556930">
                                <w:rPr>
                                  <w:rFonts w:cs="Helvetica"/>
                                </w:rPr>
                                <w:delText>output</w:delText>
                              </w:r>
                            </w:del>
                            <w:r>
                              <w:rPr>
                                <w:rFonts w:cs="Helvetica"/>
                              </w:rPr>
                              <w:t>_file</w:t>
                            </w:r>
                            <w:proofErr w:type="spellEnd"/>
                            <w:r w:rsidRPr="00154E82">
                              <w:rPr>
                                <w:rFonts w:cs="Helvetica"/>
                              </w:rPr>
                              <w:t>)</w:t>
                            </w:r>
                          </w:p>
                        </w:tc>
                      </w:tr>
                      <w:tr w:rsidR="003100B0" w:rsidRPr="00526593" w14:paraId="33EBDFDC" w14:textId="4D60826B" w:rsidTr="00404727">
                        <w:trPr>
                          <w:trHeight w:val="229"/>
                        </w:trPr>
                        <w:tc>
                          <w:tcPr>
                            <w:tcW w:w="15110" w:type="dxa"/>
                            <w:shd w:val="clear" w:color="auto" w:fill="E7E6E6" w:themeFill="background2"/>
                          </w:tcPr>
                          <w:p w14:paraId="2A0F9C4C" w14:textId="506F1F73" w:rsidR="003100B0" w:rsidRPr="00154E82" w:rsidRDefault="003100B0" w:rsidP="008C37DF">
                            <w:pPr>
                              <w:tabs>
                                <w:tab w:val="left" w:pos="4820"/>
                              </w:tabs>
                              <w:spacing w:before="20" w:after="20" w:line="20" w:lineRule="atLeast"/>
                              <w:suppressOverlap/>
                              <w:rPr>
                                <w:rFonts w:cs="Helvetica"/>
                                <w:color w:val="FFFFFF" w:themeColor="background1"/>
                              </w:rPr>
                            </w:pPr>
                            <w:proofErr w:type="spellStart"/>
                            <w:r w:rsidRPr="00154E82">
                              <w:rPr>
                                <w:rFonts w:cs="Helvetica"/>
                                <w:b/>
                              </w:rPr>
                              <w:t>log_req_</w:t>
                            </w:r>
                            <w:proofErr w:type="gramStart"/>
                            <w:r w:rsidRPr="00154E82">
                              <w:rPr>
                                <w:rFonts w:cs="Helvetica"/>
                                <w:b/>
                              </w:rPr>
                              <w:t>cov</w:t>
                            </w:r>
                            <w:proofErr w:type="spellEnd"/>
                            <w:r w:rsidRPr="00154E82">
                              <w:rPr>
                                <w:rFonts w:cs="Helvetica"/>
                              </w:rPr>
                              <w:t>(</w:t>
                            </w:r>
                            <w:proofErr w:type="gramEnd"/>
                            <w:r w:rsidRPr="00154E82">
                              <w:rPr>
                                <w:rFonts w:cs="Helvetica"/>
                              </w:rPr>
                              <w:t>requirement</w:t>
                            </w:r>
                            <w:del w:id="36" w:author="Forfatter">
                              <w:r w:rsidRPr="00154E82" w:rsidDel="00556930">
                                <w:rPr>
                                  <w:rFonts w:cs="Helvetica"/>
                                </w:rPr>
                                <w:delText>,</w:delText>
                              </w:r>
                            </w:del>
                            <w:r w:rsidRPr="00154E82">
                              <w:rPr>
                                <w:rFonts w:cs="Helvetica"/>
                              </w:rPr>
                              <w:t xml:space="preserve"> </w:t>
                            </w:r>
                            <w:del w:id="37" w:author="Forfatter">
                              <w:r w:rsidRPr="00154E82" w:rsidDel="00556930">
                                <w:rPr>
                                  <w:rFonts w:cs="Helvetica"/>
                                </w:rPr>
                                <w:delText>testcase</w:delText>
                              </w:r>
                            </w:del>
                            <w:r>
                              <w:rPr>
                                <w:rFonts w:cs="Helvetica"/>
                              </w:rPr>
                              <w:t>[</w:t>
                            </w:r>
                            <w:r w:rsidRPr="00154E82">
                              <w:rPr>
                                <w:rFonts w:cs="Helvetica"/>
                              </w:rPr>
                              <w:t>,</w:t>
                            </w:r>
                            <w:r>
                              <w:rPr>
                                <w:rFonts w:cs="Helvetica"/>
                              </w:rPr>
                              <w:t xml:space="preserve"> </w:t>
                            </w:r>
                            <w:r w:rsidRPr="00154E82">
                              <w:rPr>
                                <w:rFonts w:cs="Helvetica"/>
                              </w:rPr>
                              <w:t>passed</w:t>
                            </w:r>
                            <w:r>
                              <w:rPr>
                                <w:rFonts w:cs="Helvetica"/>
                              </w:rPr>
                              <w:t xml:space="preserve">][, </w:t>
                            </w:r>
                            <w:proofErr w:type="spellStart"/>
                            <w:r w:rsidRPr="00C66138">
                              <w:rPr>
                                <w:rFonts w:cs="Helvetica"/>
                              </w:rPr>
                              <w:t>fail_on_alert_mismatch_severity</w:t>
                            </w:r>
                            <w:proofErr w:type="spellEnd"/>
                            <w:r>
                              <w:rPr>
                                <w:rFonts w:cs="Helvetica"/>
                              </w:rPr>
                              <w:t>]</w:t>
                            </w:r>
                            <w:r w:rsidRPr="00154E82">
                              <w:rPr>
                                <w:rFonts w:cs="Helvetica"/>
                              </w:rPr>
                              <w:t>)</w:t>
                            </w:r>
                          </w:p>
                        </w:tc>
                      </w:tr>
                      <w:tr w:rsidR="003100B0" w:rsidRPr="00526593" w14:paraId="0E00CD2A" w14:textId="3D905CAD" w:rsidTr="00404727">
                        <w:trPr>
                          <w:trHeight w:val="229"/>
                        </w:trPr>
                        <w:tc>
                          <w:tcPr>
                            <w:tcW w:w="15110" w:type="dxa"/>
                            <w:shd w:val="clear" w:color="auto" w:fill="FFFFFF" w:themeFill="background1"/>
                          </w:tcPr>
                          <w:p w14:paraId="7AF7C300" w14:textId="6CBD9398" w:rsidR="003100B0" w:rsidRPr="00154E82" w:rsidRDefault="003100B0" w:rsidP="008C37DF">
                            <w:pPr>
                              <w:tabs>
                                <w:tab w:val="left" w:pos="4820"/>
                              </w:tabs>
                              <w:spacing w:before="20" w:after="20" w:line="20" w:lineRule="atLeast"/>
                              <w:suppressOverlap/>
                              <w:rPr>
                                <w:rFonts w:cs="Helvetica"/>
                                <w:szCs w:val="16"/>
                              </w:rPr>
                            </w:pPr>
                            <w:proofErr w:type="spellStart"/>
                            <w:r w:rsidRPr="00154E82">
                              <w:rPr>
                                <w:rFonts w:cs="Helvetica"/>
                                <w:b/>
                              </w:rPr>
                              <w:t>end_</w:t>
                            </w:r>
                            <w:ins w:id="38" w:author="Forfatter">
                              <w:r>
                                <w:rPr>
                                  <w:rFonts w:cs="Helvetica"/>
                                  <w:b/>
                                </w:rPr>
                                <w:t>testcase</w:t>
                              </w:r>
                            </w:ins>
                            <w:proofErr w:type="spellEnd"/>
                            <w:del w:id="39" w:author="Forfatter">
                              <w:r w:rsidRPr="00154E82" w:rsidDel="00556930">
                                <w:rPr>
                                  <w:rFonts w:cs="Helvetica"/>
                                  <w:b/>
                                </w:rPr>
                                <w:delText>req_cov</w:delText>
                              </w:r>
                            </w:del>
                            <w:r w:rsidRPr="00154E82">
                              <w:rPr>
                                <w:rFonts w:cs="Helvetica"/>
                              </w:rPr>
                              <w:t>(</w:t>
                            </w:r>
                            <w:r>
                              <w:rPr>
                                <w:rFonts w:cs="Helvetica"/>
                              </w:rPr>
                              <w:t>VOID</w:t>
                            </w:r>
                            <w:r w:rsidRPr="00154E82">
                              <w:rPr>
                                <w:rFonts w:cs="Helvetica"/>
                              </w:rPr>
                              <w:t>)</w:t>
                            </w:r>
                          </w:p>
                        </w:tc>
                      </w:tr>
                    </w:tbl>
                    <w:p w14:paraId="62D937D7" w14:textId="4C982DEB" w:rsidR="003100B0" w:rsidRPr="00691042" w:rsidRDefault="003100B0" w:rsidP="008347E4">
                      <w:pPr>
                        <w:rPr>
                          <w:lang w:val="en-US"/>
                        </w:rPr>
                      </w:pPr>
                    </w:p>
                  </w:txbxContent>
                </v:textbox>
                <w10:wrap anchorx="margin"/>
              </v:shape>
            </w:pict>
          </mc:Fallback>
        </mc:AlternateContent>
      </w: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4E05BB80" w14:textId="77777777" w:rsidR="00154E82" w:rsidRPr="00A43C3F" w:rsidRDefault="00154E82" w:rsidP="003F5BE8">
      <w:pPr>
        <w:pStyle w:val="Undertittel"/>
        <w:spacing w:after="40"/>
        <w:rPr>
          <w:rFonts w:ascii="Helvetica" w:hAnsi="Helvetica" w:cs="Helvetica"/>
          <w:color w:val="auto"/>
          <w:sz w:val="20"/>
        </w:rPr>
      </w:pPr>
    </w:p>
    <w:p w14:paraId="7F145DD4" w14:textId="77777777" w:rsidR="00484B9B" w:rsidRPr="00C156FD" w:rsidRDefault="00484B9B" w:rsidP="003F5BE8">
      <w:pPr>
        <w:pStyle w:val="Undertittel"/>
        <w:spacing w:after="40"/>
        <w:rPr>
          <w:rFonts w:ascii="Helvetica" w:hAnsi="Helvetica" w:cs="Helvetica"/>
          <w:color w:val="auto"/>
          <w:sz w:val="14"/>
        </w:rPr>
      </w:pPr>
    </w:p>
    <w:p w14:paraId="3C58E12E" w14:textId="02933320" w:rsidR="003F5BE8" w:rsidRPr="00017510" w:rsidRDefault="003F5BE8" w:rsidP="003F5BE8">
      <w:pPr>
        <w:pStyle w:val="Undertittel"/>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r w:rsidR="00484B9B">
        <w:rPr>
          <w:rFonts w:ascii="Helvetica" w:hAnsi="Helvetica" w:cs="Helvetica"/>
        </w:rPr>
        <w:t>run_</w:t>
      </w:r>
      <w:del w:id="40" w:author="Forfatter">
        <w:r w:rsidR="00484B9B" w:rsidDel="00556930">
          <w:rPr>
            <w:rFonts w:ascii="Helvetica" w:hAnsi="Helvetica" w:cs="Helvetica"/>
          </w:rPr>
          <w:delText>spec_vs_verif</w:delText>
        </w:r>
      </w:del>
      <w:ins w:id="41" w:author="Forfatter">
        <w:r w:rsidR="00556930">
          <w:rPr>
            <w:rFonts w:ascii="Helvetica" w:hAnsi="Helvetica" w:cs="Helvetica"/>
          </w:rPr>
          <w:t>spec_coverage</w:t>
        </w:r>
      </w:ins>
      <w:r w:rsidR="00484B9B">
        <w:rPr>
          <w:rFonts w:ascii="Helvetica" w:hAnsi="Helvetica" w:cs="Helvetica"/>
        </w:rPr>
        <w:t>.py</w:t>
      </w:r>
    </w:p>
    <w:p w14:paraId="6919AE5A" w14:textId="1D78D965" w:rsidR="008C37DF" w:rsidRPr="00A43C3F" w:rsidRDefault="003F5BE8" w:rsidP="003F5BE8">
      <w:pPr>
        <w:pStyle w:val="Undertittel"/>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w:t>
      </w:r>
      <w:r w:rsidR="00C11678">
        <w:rPr>
          <w:rFonts w:eastAsia="Times New Roman" w:cs="Times New Roman"/>
          <w:color w:val="000000" w:themeColor="text1"/>
          <w:spacing w:val="0"/>
          <w:sz w:val="20"/>
        </w:rPr>
        <w:t>cov</w:t>
      </w:r>
      <w:r w:rsidRPr="00A43C3F">
        <w:rPr>
          <w:rFonts w:eastAsia="Times New Roman" w:cs="Times New Roman"/>
          <w:color w:val="000000" w:themeColor="text1"/>
          <w:spacing w:val="0"/>
          <w:sz w:val="20"/>
        </w:rPr>
        <w:t>.py from a terminal, using e.g.:</w:t>
      </w:r>
    </w:p>
    <w:p w14:paraId="4FC1CDF1" w14:textId="0CBC3D64" w:rsidR="003F5BE8" w:rsidRPr="005D1993" w:rsidRDefault="00EB2DE1" w:rsidP="00C156FD">
      <w:pPr>
        <w:pStyle w:val="Listeavsnitt"/>
        <w:numPr>
          <w:ilvl w:val="0"/>
          <w:numId w:val="4"/>
        </w:numPr>
        <w:spacing w:after="120"/>
        <w:rPr>
          <w:i/>
        </w:rPr>
      </w:pPr>
      <w:r w:rsidRPr="005D1993">
        <w:rPr>
          <w:i/>
        </w:rPr>
        <w:t>p</w:t>
      </w:r>
      <w:r w:rsidR="003F5BE8" w:rsidRPr="005D1993">
        <w:rPr>
          <w:i/>
        </w:rPr>
        <w:t>ython run_spec_</w:t>
      </w:r>
      <w:r w:rsidR="00C11678">
        <w:rPr>
          <w:i/>
        </w:rPr>
        <w:t>cov</w:t>
      </w:r>
      <w:r w:rsidR="003F5BE8" w:rsidRPr="005D1993">
        <w:rPr>
          <w:i/>
        </w:rPr>
        <w:t>.py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B60499" w:rsidRPr="00B60499">
        <w:rPr>
          <w:i/>
        </w:rPr>
        <w:t>Table 12</w:t>
      </w:r>
      <w:r w:rsidR="005D1993" w:rsidRPr="005D1993">
        <w:rPr>
          <w:i/>
        </w:rPr>
        <w:fldChar w:fldCharType="end"/>
      </w:r>
      <w:r w:rsidR="005D1993" w:rsidRPr="005D1993">
        <w:rPr>
          <w:i/>
        </w:rPr>
        <w:t xml:space="preserve"> for script arguments&gt;</w:t>
      </w:r>
    </w:p>
    <w:p w14:paraId="663A2A1E" w14:textId="0806EC2B" w:rsidR="003F5BE8" w:rsidRPr="00A43C3F" w:rsidRDefault="0029702C" w:rsidP="00C156FD">
      <w:pPr>
        <w:spacing w:after="120"/>
        <w:rPr>
          <w:rFonts w:ascii="Helvetica Light" w:hAnsi="Helvetica Light"/>
          <w:sz w:val="20"/>
          <w:szCs w:val="22"/>
        </w:rPr>
      </w:pPr>
      <w:r w:rsidRPr="00A43C3F">
        <w:rPr>
          <w:rFonts w:ascii="Helvetica Light" w:hAnsi="Helvetica Light"/>
          <w:sz w:val="20"/>
          <w:szCs w:val="22"/>
        </w:rPr>
        <w:t>If the output parameter is specified, the output will be placed in this directory. If the output parameter is not specified, the current directory will be used.</w:t>
      </w:r>
      <w:r w:rsidR="00484B9B">
        <w:rPr>
          <w:rFonts w:ascii="Helvetica Light" w:hAnsi="Helvetica Light"/>
          <w:sz w:val="20"/>
          <w:szCs w:val="22"/>
        </w:rPr>
        <w:t xml:space="preserve"> Python 3.x required.</w:t>
      </w:r>
    </w:p>
    <w:p w14:paraId="4E95A745" w14:textId="77777777" w:rsidR="0029702C" w:rsidRPr="00C156FD" w:rsidRDefault="0029702C" w:rsidP="003F5BE8">
      <w:pPr>
        <w:rPr>
          <w:sz w:val="12"/>
        </w:rPr>
      </w:pPr>
    </w:p>
    <w:p w14:paraId="43FA0AB4" w14:textId="57079552" w:rsidR="001D6424" w:rsidRPr="009266E5" w:rsidRDefault="0029702C" w:rsidP="009266E5">
      <w:pPr>
        <w:pStyle w:val="Undertittel"/>
        <w:spacing w:after="40"/>
        <w:rPr>
          <w:rFonts w:ascii="Helvetica" w:hAnsi="Helvetica" w:cs="Helvetica"/>
          <w:color w:val="auto"/>
          <w:sz w:val="28"/>
        </w:rPr>
      </w:pPr>
      <w:r>
        <w:rPr>
          <w:rFonts w:ascii="Helvetica" w:hAnsi="Helvetica" w:cs="Helvetica"/>
          <w:color w:val="auto"/>
          <w:sz w:val="28"/>
        </w:rPr>
        <w:t>File Formats</w:t>
      </w:r>
      <w:r w:rsidR="00FA39A5">
        <w:rPr>
          <w:rFonts w:ascii="Helvetica" w:hAnsi="Helvetica" w:cs="Helvetica"/>
          <w:color w:val="auto"/>
          <w:sz w:val="28"/>
        </w:rPr>
        <w:t xml:space="preserve"> </w:t>
      </w:r>
      <w:r w:rsidR="00577FCB">
        <w:rPr>
          <w:rFonts w:ascii="Helvetica" w:hAnsi="Helvetica" w:cs="Helvetica"/>
        </w:rPr>
        <w:t>–</w:t>
      </w:r>
      <w:r w:rsidR="00FA39A5" w:rsidRPr="00FA39A5">
        <w:rPr>
          <w:rFonts w:ascii="Helvetica" w:hAnsi="Helvetica" w:cs="Helvetica"/>
        </w:rPr>
        <w:t xml:space="preserve"> </w:t>
      </w:r>
      <w:r w:rsidR="00577FCB">
        <w:rPr>
          <w:rFonts w:ascii="Helvetica" w:hAnsi="Helvetica" w:cs="Helvetica"/>
        </w:rPr>
        <w:t>Basic usage</w:t>
      </w:r>
      <w:ins w:id="42" w:author="Forfatter">
        <w:r w:rsidR="00513C31">
          <w:rPr>
            <w:rFonts w:ascii="Helvetica" w:hAnsi="Helvetica" w:cs="Helvetica"/>
          </w:rPr>
          <w:t xml:space="preserve">             ***Endre </w:t>
        </w:r>
        <w:proofErr w:type="spellStart"/>
        <w:r w:rsidR="00513C31">
          <w:rPr>
            <w:rFonts w:ascii="Helvetica" w:hAnsi="Helvetica" w:cs="Helvetica"/>
          </w:rPr>
          <w:t>req</w:t>
        </w:r>
        <w:proofErr w:type="spellEnd"/>
        <w:r w:rsidR="00513C31">
          <w:rPr>
            <w:rFonts w:ascii="Helvetica" w:hAnsi="Helvetica" w:cs="Helvetica"/>
          </w:rPr>
          <w:t xml:space="preserve"> 3 og TC </w:t>
        </w:r>
        <w:proofErr w:type="spellStart"/>
        <w:r w:rsidR="00513C31">
          <w:rPr>
            <w:rFonts w:ascii="Helvetica" w:hAnsi="Helvetica" w:cs="Helvetica"/>
          </w:rPr>
          <w:t>nummer</w:t>
        </w:r>
        <w:proofErr w:type="spellEnd"/>
        <w:r w:rsidR="00E841F1">
          <w:rPr>
            <w:rFonts w:ascii="Helvetica" w:hAnsi="Helvetica" w:cs="Helvetica"/>
          </w:rPr>
          <w:t xml:space="preserve"> **</w:t>
        </w:r>
        <w:proofErr w:type="gramStart"/>
        <w:r w:rsidR="00E841F1">
          <w:rPr>
            <w:rFonts w:ascii="Helvetica" w:hAnsi="Helvetica" w:cs="Helvetica"/>
          </w:rPr>
          <w:t>*</w:t>
        </w:r>
        <w:r w:rsidR="006F2637">
          <w:rPr>
            <w:rFonts w:ascii="Helvetica" w:hAnsi="Helvetica" w:cs="Helvetica"/>
          </w:rPr>
          <w:t xml:space="preserve">  og</w:t>
        </w:r>
        <w:proofErr w:type="gramEnd"/>
        <w:r w:rsidR="006F2637">
          <w:rPr>
            <w:rFonts w:ascii="Helvetica" w:hAnsi="Helvetica" w:cs="Helvetica"/>
          </w:rPr>
          <w:t xml:space="preserve"> </w:t>
        </w:r>
        <w:proofErr w:type="spellStart"/>
        <w:r w:rsidR="006F2637">
          <w:rPr>
            <w:rFonts w:ascii="Helvetica" w:hAnsi="Helvetica" w:cs="Helvetica"/>
          </w:rPr>
          <w:t>vurdere</w:t>
        </w:r>
        <w:proofErr w:type="spellEnd"/>
        <w:r w:rsidR="006F2637">
          <w:rPr>
            <w:rFonts w:ascii="Helvetica" w:hAnsi="Helvetica" w:cs="Helvetica"/>
          </w:rPr>
          <w:t xml:space="preserve"> </w:t>
        </w:r>
        <w:r w:rsidR="00AC4E14">
          <w:rPr>
            <w:rFonts w:ascii="Helvetica" w:hAnsi="Helvetica" w:cs="Helvetica"/>
          </w:rPr>
          <w:t>filer</w:t>
        </w:r>
      </w:ins>
    </w:p>
    <w:p w14:paraId="63530D1C" w14:textId="2C1F3326" w:rsidR="001D6424" w:rsidRPr="001D6424" w:rsidRDefault="001D6424" w:rsidP="001D6424">
      <w:r>
        <w:t>Required files</w:t>
      </w:r>
    </w:p>
    <w:tbl>
      <w:tblPr>
        <w:tblStyle w:val="Tabellrutenett"/>
        <w:tblW w:w="15129" w:type="dxa"/>
        <w:tblLook w:val="04A0" w:firstRow="1" w:lastRow="0" w:firstColumn="1" w:lastColumn="0" w:noHBand="0" w:noVBand="1"/>
      </w:tblPr>
      <w:tblGrid>
        <w:gridCol w:w="918"/>
        <w:gridCol w:w="5167"/>
        <w:gridCol w:w="567"/>
        <w:gridCol w:w="3682"/>
        <w:gridCol w:w="567"/>
        <w:gridCol w:w="3683"/>
        <w:gridCol w:w="545"/>
      </w:tblGrid>
      <w:tr w:rsidR="007B7ABF" w:rsidRPr="00F34940" w14:paraId="243FB0E3" w14:textId="69C6531C" w:rsidTr="00E22132">
        <w:tc>
          <w:tcPr>
            <w:tcW w:w="919" w:type="dxa"/>
            <w:shd w:val="clear" w:color="auto" w:fill="F2F2F2" w:themeFill="background1" w:themeFillShade="F2"/>
          </w:tcPr>
          <w:p w14:paraId="776D2392" w14:textId="77777777" w:rsidR="007B7ABF" w:rsidRPr="00A43C3F" w:rsidRDefault="007B7ABF" w:rsidP="0033054F">
            <w:pPr>
              <w:rPr>
                <w:b/>
                <w:sz w:val="16"/>
                <w:szCs w:val="16"/>
              </w:rPr>
            </w:pPr>
            <w:r w:rsidRPr="00A43C3F">
              <w:rPr>
                <w:b/>
                <w:sz w:val="16"/>
                <w:szCs w:val="16"/>
              </w:rPr>
              <w:t>File</w:t>
            </w:r>
          </w:p>
        </w:tc>
        <w:tc>
          <w:tcPr>
            <w:tcW w:w="5172" w:type="dxa"/>
          </w:tcPr>
          <w:p w14:paraId="2A377304" w14:textId="30E2B5DC" w:rsidR="007B7ABF" w:rsidRPr="00A43C3F" w:rsidRDefault="007B7ABF" w:rsidP="0033054F">
            <w:pPr>
              <w:rPr>
                <w:sz w:val="16"/>
                <w:szCs w:val="16"/>
              </w:rPr>
            </w:pPr>
            <w:r w:rsidRPr="00A43C3F">
              <w:rPr>
                <w:sz w:val="16"/>
                <w:szCs w:val="16"/>
              </w:rPr>
              <w:t xml:space="preserve">Requirement </w:t>
            </w:r>
            <w:del w:id="43" w:author="Forfatter">
              <w:r w:rsidRPr="00A43C3F" w:rsidDel="00513C31">
                <w:rPr>
                  <w:sz w:val="16"/>
                  <w:szCs w:val="16"/>
                </w:rPr>
                <w:delText>to Testcase map file</w:delText>
              </w:r>
            </w:del>
            <w:ins w:id="44" w:author="Forfatter">
              <w:r w:rsidR="00513C31">
                <w:rPr>
                  <w:sz w:val="16"/>
                  <w:szCs w:val="16"/>
                </w:rPr>
                <w:t xml:space="preserve">list file </w:t>
              </w:r>
            </w:ins>
          </w:p>
        </w:tc>
        <w:tc>
          <w:tcPr>
            <w:tcW w:w="567" w:type="dxa"/>
          </w:tcPr>
          <w:p w14:paraId="30FA7F24" w14:textId="36F29D13" w:rsidR="007B7ABF" w:rsidRPr="00A43C3F" w:rsidRDefault="007B7ABF" w:rsidP="0033054F">
            <w:pPr>
              <w:rPr>
                <w:sz w:val="16"/>
                <w:szCs w:val="16"/>
              </w:rPr>
            </w:pPr>
            <w:r>
              <w:rPr>
                <w:sz w:val="16"/>
                <w:szCs w:val="16"/>
              </w:rPr>
              <w:t>CSV</w:t>
            </w:r>
          </w:p>
        </w:tc>
        <w:tc>
          <w:tcPr>
            <w:tcW w:w="3685" w:type="dxa"/>
          </w:tcPr>
          <w:p w14:paraId="558FCBA4" w14:textId="00A0E3EE" w:rsidR="007B7ABF" w:rsidRPr="00A43C3F" w:rsidRDefault="00513C31" w:rsidP="0033054F">
            <w:pPr>
              <w:rPr>
                <w:sz w:val="16"/>
                <w:szCs w:val="16"/>
              </w:rPr>
            </w:pPr>
            <w:ins w:id="45" w:author="Forfatter">
              <w:r>
                <w:rPr>
                  <w:sz w:val="16"/>
                  <w:szCs w:val="16"/>
                </w:rPr>
                <w:t>Coverage file (</w:t>
              </w:r>
            </w:ins>
            <w:r w:rsidR="00E22132" w:rsidRPr="00A43C3F">
              <w:rPr>
                <w:sz w:val="16"/>
                <w:szCs w:val="16"/>
              </w:rPr>
              <w:t xml:space="preserve">Output from </w:t>
            </w:r>
            <w:del w:id="46" w:author="Forfatter">
              <w:r w:rsidR="00E22132" w:rsidRPr="00A43C3F" w:rsidDel="00E841F1">
                <w:rPr>
                  <w:sz w:val="16"/>
                  <w:szCs w:val="16"/>
                </w:rPr>
                <w:delText xml:space="preserve">UVVM </w:delText>
              </w:r>
              <w:r w:rsidR="00E22132" w:rsidRPr="00A43C3F" w:rsidDel="00513C31">
                <w:rPr>
                  <w:sz w:val="16"/>
                  <w:szCs w:val="16"/>
                </w:rPr>
                <w:delText>test suite</w:delText>
              </w:r>
            </w:del>
            <w:ins w:id="47" w:author="Forfatter">
              <w:r>
                <w:rPr>
                  <w:sz w:val="16"/>
                  <w:szCs w:val="16"/>
                </w:rPr>
                <w:t xml:space="preserve">VHDL </w:t>
              </w:r>
              <w:r w:rsidR="00E841F1">
                <w:rPr>
                  <w:sz w:val="16"/>
                  <w:szCs w:val="16"/>
                </w:rPr>
                <w:t xml:space="preserve">testbench </w:t>
              </w:r>
              <w:r>
                <w:rPr>
                  <w:sz w:val="16"/>
                  <w:szCs w:val="16"/>
                </w:rPr>
                <w:t>sim)</w:t>
              </w:r>
            </w:ins>
            <w:r w:rsidR="00E22132" w:rsidRPr="00A43C3F">
              <w:rPr>
                <w:sz w:val="16"/>
                <w:szCs w:val="16"/>
              </w:rPr>
              <w:t xml:space="preserve"> </w:t>
            </w:r>
          </w:p>
        </w:tc>
        <w:tc>
          <w:tcPr>
            <w:tcW w:w="567" w:type="dxa"/>
          </w:tcPr>
          <w:p w14:paraId="14EC5F86" w14:textId="7BC3B914" w:rsidR="007B7ABF" w:rsidRPr="00A43C3F" w:rsidRDefault="007B7ABF" w:rsidP="0033054F">
            <w:pPr>
              <w:rPr>
                <w:sz w:val="16"/>
                <w:szCs w:val="16"/>
              </w:rPr>
            </w:pPr>
            <w:r>
              <w:rPr>
                <w:sz w:val="16"/>
                <w:szCs w:val="16"/>
              </w:rPr>
              <w:t>CSV</w:t>
            </w:r>
          </w:p>
        </w:tc>
        <w:tc>
          <w:tcPr>
            <w:tcW w:w="3686" w:type="dxa"/>
          </w:tcPr>
          <w:p w14:paraId="34F39407" w14:textId="39C2A267" w:rsidR="007B7ABF" w:rsidRDefault="00E22132" w:rsidP="0033054F">
            <w:pPr>
              <w:rPr>
                <w:sz w:val="16"/>
                <w:szCs w:val="16"/>
              </w:rPr>
            </w:pPr>
            <w:r w:rsidRPr="00A43C3F">
              <w:rPr>
                <w:sz w:val="16"/>
                <w:szCs w:val="16"/>
              </w:rPr>
              <w:t>Output from run_spec_</w:t>
            </w:r>
            <w:r w:rsidR="008A1C5B">
              <w:rPr>
                <w:sz w:val="16"/>
                <w:szCs w:val="16"/>
              </w:rPr>
              <w:t>cov</w:t>
            </w:r>
            <w:r w:rsidRPr="00A43C3F">
              <w:rPr>
                <w:sz w:val="16"/>
                <w:szCs w:val="16"/>
              </w:rPr>
              <w:t>.py</w:t>
            </w:r>
          </w:p>
        </w:tc>
        <w:tc>
          <w:tcPr>
            <w:tcW w:w="533" w:type="dxa"/>
          </w:tcPr>
          <w:p w14:paraId="786F5793" w14:textId="09B03AD8" w:rsidR="007B7ABF" w:rsidRDefault="00E22132" w:rsidP="0033054F">
            <w:pPr>
              <w:rPr>
                <w:sz w:val="16"/>
                <w:szCs w:val="16"/>
              </w:rPr>
            </w:pPr>
            <w:r>
              <w:rPr>
                <w:sz w:val="16"/>
                <w:szCs w:val="16"/>
              </w:rPr>
              <w:t>CSV</w:t>
            </w:r>
          </w:p>
        </w:tc>
      </w:tr>
      <w:tr w:rsidR="007B7ABF" w:rsidRPr="00F34940" w14:paraId="3A161D25" w14:textId="627F8CA6" w:rsidTr="00E22132">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9" w:type="dxa"/>
            <w:gridSpan w:val="2"/>
          </w:tcPr>
          <w:p w14:paraId="377AE0BF" w14:textId="24DA792D"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8028FE">
              <w:rPr>
                <w:i/>
                <w:sz w:val="16"/>
                <w:szCs w:val="16"/>
              </w:rPr>
              <w:t>]</w:t>
            </w:r>
          </w:p>
        </w:tc>
        <w:tc>
          <w:tcPr>
            <w:tcW w:w="4252" w:type="dxa"/>
            <w:gridSpan w:val="2"/>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“Testcase”</w:t>
            </w:r>
            <w:r w:rsidR="00841B7E">
              <w:rPr>
                <w:i/>
                <w:sz w:val="16"/>
                <w:szCs w:val="16"/>
              </w:rPr>
              <w:t>;</w:t>
            </w:r>
            <w:r w:rsidRPr="00A43C3F">
              <w:rPr>
                <w:i/>
                <w:sz w:val="16"/>
                <w:szCs w:val="16"/>
              </w:rPr>
              <w:t xml:space="preserve"> “PASS/FAIL” </w:t>
            </w:r>
          </w:p>
        </w:tc>
        <w:tc>
          <w:tcPr>
            <w:tcW w:w="4219" w:type="dxa"/>
            <w:gridSpan w:val="2"/>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w:t>
            </w:r>
            <w:proofErr w:type="gramStart"/>
            <w:r w:rsidRPr="00A43C3F">
              <w:rPr>
                <w:i/>
                <w:sz w:val="16"/>
                <w:szCs w:val="16"/>
              </w:rPr>
              <w:t>NON COMPLIANT</w:t>
            </w:r>
            <w:proofErr w:type="gramEnd"/>
            <w:r w:rsidRPr="00A43C3F">
              <w:rPr>
                <w:i/>
                <w:sz w:val="16"/>
                <w:szCs w:val="16"/>
              </w:rPr>
              <w:t>”</w:t>
            </w:r>
          </w:p>
        </w:tc>
      </w:tr>
      <w:tr w:rsidR="007B7ABF" w:rsidRPr="00F34940" w14:paraId="6159443A" w14:textId="092B355B" w:rsidTr="00E118C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9" w:type="dxa"/>
            <w:gridSpan w:val="2"/>
          </w:tcPr>
          <w:p w14:paraId="4403EF84" w14:textId="07B984E1" w:rsidR="007B7ABF" w:rsidRPr="00A43C3F" w:rsidRDefault="007B7ABF" w:rsidP="00A43C3F">
            <w:pPr>
              <w:contextualSpacing/>
              <w:rPr>
                <w:sz w:val="16"/>
                <w:szCs w:val="16"/>
              </w:rPr>
            </w:pPr>
            <w:del w:id="48" w:author="Forfatter">
              <w:r w:rsidRPr="00A43C3F" w:rsidDel="00513C31">
                <w:rPr>
                  <w:sz w:val="16"/>
                  <w:szCs w:val="16"/>
                </w:rPr>
                <w:delText>FPGA_SPEC_</w:delText>
              </w:r>
            </w:del>
            <w:ins w:id="49" w:author="Forfatter">
              <w:r w:rsidR="00513C31">
                <w:rPr>
                  <w:sz w:val="16"/>
                  <w:szCs w:val="16"/>
                </w:rPr>
                <w:t>FPGA_</w:t>
              </w:r>
              <w:commentRangeStart w:id="50"/>
              <w:r w:rsidR="00513C31">
                <w:rPr>
                  <w:sz w:val="16"/>
                  <w:szCs w:val="16"/>
                </w:rPr>
                <w:t>REQ</w:t>
              </w:r>
              <w:commentRangeEnd w:id="50"/>
              <w:r w:rsidR="00513C31">
                <w:rPr>
                  <w:rStyle w:val="Merknadsreferanse"/>
                </w:rPr>
                <w:commentReference w:id="50"/>
              </w:r>
              <w:r w:rsidR="00513C31">
                <w:rPr>
                  <w:sz w:val="16"/>
                  <w:szCs w:val="16"/>
                </w:rPr>
                <w:t>_</w:t>
              </w:r>
            </w:ins>
            <w:r w:rsidR="00E22132">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sidR="00E22132">
              <w:rPr>
                <w:sz w:val="16"/>
                <w:szCs w:val="16"/>
              </w:rPr>
              <w:t>1</w:t>
            </w:r>
          </w:p>
          <w:p w14:paraId="66086FD8" w14:textId="732B528C" w:rsidR="007B7ABF" w:rsidRPr="00A43C3F" w:rsidRDefault="007B7ABF" w:rsidP="00A43C3F">
            <w:pPr>
              <w:contextualSpacing/>
              <w:rPr>
                <w:sz w:val="16"/>
                <w:szCs w:val="16"/>
              </w:rPr>
            </w:pPr>
            <w:del w:id="51" w:author="Forfatter">
              <w:r w:rsidRPr="00A43C3F" w:rsidDel="00513C31">
                <w:rPr>
                  <w:sz w:val="16"/>
                  <w:szCs w:val="16"/>
                </w:rPr>
                <w:delText>FPGA_SPEC_</w:delText>
              </w:r>
            </w:del>
            <w:ins w:id="52" w:author="Forfatter">
              <w:r w:rsidR="00513C31">
                <w:rPr>
                  <w:sz w:val="16"/>
                  <w:szCs w:val="16"/>
                </w:rPr>
                <w:t>FPGA_REQ_</w:t>
              </w:r>
            </w:ins>
            <w:r w:rsidR="00E22132">
              <w:rPr>
                <w:sz w:val="16"/>
                <w:szCs w:val="16"/>
              </w:rPr>
              <w:t>2</w:t>
            </w:r>
            <w:r w:rsidRPr="00A43C3F">
              <w:rPr>
                <w:sz w:val="16"/>
                <w:szCs w:val="16"/>
              </w:rPr>
              <w:t>; UART start bit polarity; TC_UART_</w:t>
            </w:r>
            <w:r w:rsidR="00E22132">
              <w:rPr>
                <w:sz w:val="16"/>
                <w:szCs w:val="16"/>
              </w:rPr>
              <w:t>2</w:t>
            </w:r>
          </w:p>
          <w:p w14:paraId="5CFFD27A" w14:textId="600AC882" w:rsidR="007B7ABF" w:rsidRPr="00A43C3F" w:rsidRDefault="007B7ABF" w:rsidP="00A43C3F">
            <w:pPr>
              <w:contextualSpacing/>
              <w:rPr>
                <w:sz w:val="16"/>
                <w:szCs w:val="16"/>
              </w:rPr>
            </w:pPr>
            <w:del w:id="53" w:author="Forfatter">
              <w:r w:rsidRPr="00A43C3F" w:rsidDel="00513C31">
                <w:rPr>
                  <w:sz w:val="16"/>
                  <w:szCs w:val="16"/>
                </w:rPr>
                <w:delText>FPGA_SPEC_</w:delText>
              </w:r>
            </w:del>
            <w:ins w:id="54" w:author="Forfatter">
              <w:r w:rsidR="00513C31">
                <w:rPr>
                  <w:sz w:val="16"/>
                  <w:szCs w:val="16"/>
                </w:rPr>
                <w:t>FPGA_REQ_</w:t>
              </w:r>
            </w:ins>
            <w:r w:rsidR="00E22132">
              <w:rPr>
                <w:sz w:val="16"/>
                <w:szCs w:val="16"/>
              </w:rPr>
              <w:t>3</w:t>
            </w:r>
            <w:r w:rsidRPr="00A43C3F">
              <w:rPr>
                <w:sz w:val="16"/>
                <w:szCs w:val="16"/>
              </w:rPr>
              <w:t>; UART start bit delay; TC_UART_</w:t>
            </w:r>
            <w:r w:rsidR="00E22132">
              <w:rPr>
                <w:sz w:val="16"/>
                <w:szCs w:val="16"/>
              </w:rPr>
              <w:t>3</w:t>
            </w:r>
          </w:p>
        </w:tc>
        <w:tc>
          <w:tcPr>
            <w:tcW w:w="4252" w:type="dxa"/>
            <w:gridSpan w:val="2"/>
          </w:tcPr>
          <w:p w14:paraId="2D8EDCCA" w14:textId="18BB029D" w:rsidR="00E22132" w:rsidRPr="005D044A" w:rsidRDefault="00E22132" w:rsidP="00E22132">
            <w:pPr>
              <w:rPr>
                <w:sz w:val="16"/>
                <w:szCs w:val="16"/>
                <w:lang w:val="nb-NO"/>
              </w:rPr>
            </w:pPr>
            <w:del w:id="55" w:author="Forfatter">
              <w:r w:rsidRPr="005D044A" w:rsidDel="00513C31">
                <w:rPr>
                  <w:sz w:val="16"/>
                  <w:szCs w:val="16"/>
                  <w:lang w:val="nb-NO"/>
                </w:rPr>
                <w:delText>FPGA_SPEC_</w:delText>
              </w:r>
            </w:del>
            <w:ins w:id="56" w:author="Forfatter">
              <w:r w:rsidR="00513C31">
                <w:rPr>
                  <w:sz w:val="16"/>
                  <w:szCs w:val="16"/>
                  <w:lang w:val="nb-NO"/>
                </w:rPr>
                <w:t>FPGA_REQ_</w:t>
              </w:r>
            </w:ins>
            <w:r w:rsidRPr="005D044A">
              <w:rPr>
                <w:sz w:val="16"/>
                <w:szCs w:val="16"/>
                <w:lang w:val="nb-NO"/>
              </w:rPr>
              <w:t>1; TC_UART_1; PASS</w:t>
            </w:r>
          </w:p>
          <w:p w14:paraId="5CB8F6B1" w14:textId="595FFD47" w:rsidR="00E22132" w:rsidRPr="005D044A" w:rsidRDefault="00E22132" w:rsidP="00E22132">
            <w:pPr>
              <w:rPr>
                <w:sz w:val="16"/>
                <w:szCs w:val="16"/>
                <w:lang w:val="nb-NO"/>
              </w:rPr>
            </w:pPr>
            <w:del w:id="57" w:author="Forfatter">
              <w:r w:rsidRPr="005D044A" w:rsidDel="00513C31">
                <w:rPr>
                  <w:sz w:val="16"/>
                  <w:szCs w:val="16"/>
                  <w:lang w:val="nb-NO"/>
                </w:rPr>
                <w:delText>FPGA_SPEC_</w:delText>
              </w:r>
            </w:del>
            <w:ins w:id="58" w:author="Forfatter">
              <w:r w:rsidR="00513C31">
                <w:rPr>
                  <w:sz w:val="16"/>
                  <w:szCs w:val="16"/>
                  <w:lang w:val="nb-NO"/>
                </w:rPr>
                <w:t>FPGA_REQ_</w:t>
              </w:r>
            </w:ins>
            <w:r w:rsidRPr="005D044A">
              <w:rPr>
                <w:sz w:val="16"/>
                <w:szCs w:val="16"/>
                <w:lang w:val="nb-NO"/>
              </w:rPr>
              <w:t xml:space="preserve">2; TC_UART_2; PASS </w:t>
            </w:r>
          </w:p>
          <w:p w14:paraId="11FAEC94" w14:textId="52846821" w:rsidR="007B7ABF" w:rsidRPr="00A43C3F" w:rsidRDefault="00E22132" w:rsidP="00A43C3F">
            <w:pPr>
              <w:rPr>
                <w:sz w:val="16"/>
                <w:szCs w:val="16"/>
              </w:rPr>
            </w:pPr>
            <w:del w:id="59" w:author="Forfatter">
              <w:r w:rsidRPr="00A43C3F" w:rsidDel="00513C31">
                <w:rPr>
                  <w:sz w:val="16"/>
                  <w:szCs w:val="16"/>
                </w:rPr>
                <w:delText>FPGA_SPEC_</w:delText>
              </w:r>
            </w:del>
            <w:ins w:id="60" w:author="Forfatter">
              <w:r w:rsidR="00513C31">
                <w:rPr>
                  <w:sz w:val="16"/>
                  <w:szCs w:val="16"/>
                </w:rPr>
                <w:t>FPGA_REQ_</w:t>
              </w:r>
            </w:ins>
            <w:r>
              <w:rPr>
                <w:sz w:val="16"/>
                <w:szCs w:val="16"/>
              </w:rPr>
              <w:t>3</w:t>
            </w:r>
            <w:r w:rsidRPr="00A43C3F">
              <w:rPr>
                <w:sz w:val="16"/>
                <w:szCs w:val="16"/>
              </w:rPr>
              <w:t>; TC_UART_</w:t>
            </w:r>
            <w:r>
              <w:rPr>
                <w:sz w:val="16"/>
                <w:szCs w:val="16"/>
              </w:rPr>
              <w:t>3</w:t>
            </w:r>
            <w:r w:rsidRPr="00A43C3F">
              <w:rPr>
                <w:sz w:val="16"/>
                <w:szCs w:val="16"/>
              </w:rPr>
              <w:t>; FAIL</w:t>
            </w:r>
          </w:p>
        </w:tc>
        <w:tc>
          <w:tcPr>
            <w:tcW w:w="4219" w:type="dxa"/>
            <w:gridSpan w:val="2"/>
          </w:tcPr>
          <w:p w14:paraId="3FFA83CA" w14:textId="3C9BA3F0" w:rsidR="00E22132" w:rsidRPr="00A43C3F" w:rsidRDefault="00E22132" w:rsidP="00E22132">
            <w:pPr>
              <w:rPr>
                <w:sz w:val="16"/>
                <w:szCs w:val="16"/>
              </w:rPr>
            </w:pPr>
            <w:del w:id="61" w:author="Forfatter">
              <w:r w:rsidRPr="00A43C3F" w:rsidDel="00513C31">
                <w:rPr>
                  <w:sz w:val="16"/>
                  <w:szCs w:val="16"/>
                </w:rPr>
                <w:delText>FPGA_SPEC_</w:delText>
              </w:r>
            </w:del>
            <w:ins w:id="62" w:author="Forfatter">
              <w:r w:rsidR="00513C31">
                <w:rPr>
                  <w:sz w:val="16"/>
                  <w:szCs w:val="16"/>
                </w:rPr>
                <w:t>FPGA_REQ_</w:t>
              </w:r>
            </w:ins>
            <w:r w:rsidRPr="00A43C3F">
              <w:rPr>
                <w:sz w:val="16"/>
                <w:szCs w:val="16"/>
              </w:rPr>
              <w:t>1; COMPLIANT</w:t>
            </w:r>
          </w:p>
          <w:p w14:paraId="089EBA0C" w14:textId="39ED01E2" w:rsidR="00E22132" w:rsidRPr="00A43C3F" w:rsidRDefault="00E22132" w:rsidP="00E22132">
            <w:pPr>
              <w:rPr>
                <w:sz w:val="16"/>
                <w:szCs w:val="16"/>
              </w:rPr>
            </w:pPr>
            <w:del w:id="63" w:author="Forfatter">
              <w:r w:rsidRPr="00A43C3F" w:rsidDel="00513C31">
                <w:rPr>
                  <w:sz w:val="16"/>
                  <w:szCs w:val="16"/>
                </w:rPr>
                <w:delText>FPGA_SPEC_</w:delText>
              </w:r>
            </w:del>
            <w:ins w:id="64" w:author="Forfatter">
              <w:r w:rsidR="00513C31">
                <w:rPr>
                  <w:sz w:val="16"/>
                  <w:szCs w:val="16"/>
                </w:rPr>
                <w:t>FPGA_REQ_</w:t>
              </w:r>
            </w:ins>
            <w:r w:rsidRPr="00A43C3F">
              <w:rPr>
                <w:sz w:val="16"/>
                <w:szCs w:val="16"/>
              </w:rPr>
              <w:t>2; COMPLIANT</w:t>
            </w:r>
          </w:p>
          <w:p w14:paraId="59AA88FF" w14:textId="546E10D2" w:rsidR="007B7ABF" w:rsidRPr="00A43C3F" w:rsidRDefault="00E22132" w:rsidP="00E22132">
            <w:pPr>
              <w:rPr>
                <w:sz w:val="16"/>
                <w:szCs w:val="16"/>
              </w:rPr>
            </w:pPr>
            <w:del w:id="65" w:author="Forfatter">
              <w:r w:rsidRPr="00A43C3F" w:rsidDel="00513C31">
                <w:rPr>
                  <w:sz w:val="16"/>
                  <w:szCs w:val="16"/>
                </w:rPr>
                <w:delText>FPGA_SPEC_</w:delText>
              </w:r>
            </w:del>
            <w:ins w:id="66" w:author="Forfatter">
              <w:r w:rsidR="00513C31">
                <w:rPr>
                  <w:sz w:val="16"/>
                  <w:szCs w:val="16"/>
                </w:rPr>
                <w:t>FPGA_REQ_</w:t>
              </w:r>
            </w:ins>
            <w:r w:rsidRPr="00A43C3F">
              <w:rPr>
                <w:sz w:val="16"/>
                <w:szCs w:val="16"/>
              </w:rPr>
              <w:t xml:space="preserve">3; </w:t>
            </w:r>
            <w:proofErr w:type="gramStart"/>
            <w:r w:rsidRPr="00A43C3F">
              <w:rPr>
                <w:sz w:val="16"/>
                <w:szCs w:val="16"/>
              </w:rPr>
              <w:t>NON COMPLIANT</w:t>
            </w:r>
            <w:proofErr w:type="gramEnd"/>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ellrutenett"/>
        <w:tblW w:w="15129" w:type="dxa"/>
        <w:tblLook w:val="04A0" w:firstRow="1" w:lastRow="0" w:firstColumn="1" w:lastColumn="0" w:noHBand="0" w:noVBand="1"/>
      </w:tblPr>
      <w:tblGrid>
        <w:gridCol w:w="963"/>
        <w:gridCol w:w="5128"/>
        <w:gridCol w:w="567"/>
        <w:gridCol w:w="3685"/>
        <w:gridCol w:w="567"/>
        <w:gridCol w:w="3686"/>
        <w:gridCol w:w="533"/>
      </w:tblGrid>
      <w:tr w:rsidR="00D71ECB" w14:paraId="3AE42951" w14:textId="1C916405" w:rsidTr="00E22132">
        <w:tc>
          <w:tcPr>
            <w:tcW w:w="963" w:type="dxa"/>
            <w:shd w:val="clear" w:color="auto" w:fill="F2F2F2" w:themeFill="background1" w:themeFillShade="F2"/>
          </w:tcPr>
          <w:p w14:paraId="204582BD" w14:textId="321DC810" w:rsidR="00D71ECB" w:rsidRPr="00A43C3F" w:rsidRDefault="00D71ECB" w:rsidP="0029702C">
            <w:pPr>
              <w:rPr>
                <w:b/>
                <w:sz w:val="16"/>
                <w:szCs w:val="16"/>
              </w:rPr>
            </w:pPr>
            <w:bookmarkStart w:id="67" w:name="_Hlk528652331"/>
            <w:r w:rsidRPr="00A43C3F">
              <w:rPr>
                <w:b/>
                <w:sz w:val="16"/>
                <w:szCs w:val="16"/>
              </w:rPr>
              <w:t>File</w:t>
            </w:r>
          </w:p>
        </w:tc>
        <w:tc>
          <w:tcPr>
            <w:tcW w:w="5128" w:type="dxa"/>
          </w:tcPr>
          <w:p w14:paraId="721E275C" w14:textId="575D9B34" w:rsidR="00D71ECB" w:rsidRPr="00A43C3F" w:rsidRDefault="00E22132" w:rsidP="0029702C">
            <w:pPr>
              <w:rPr>
                <w:sz w:val="16"/>
                <w:szCs w:val="16"/>
              </w:rPr>
            </w:pPr>
            <w:r w:rsidRPr="00A43C3F">
              <w:rPr>
                <w:sz w:val="16"/>
                <w:szCs w:val="16"/>
              </w:rPr>
              <w:t xml:space="preserve">Requirement </w:t>
            </w:r>
            <w:del w:id="68" w:author="Forfatter">
              <w:r w:rsidRPr="00A43C3F" w:rsidDel="00E841F1">
                <w:rPr>
                  <w:sz w:val="16"/>
                  <w:szCs w:val="16"/>
                </w:rPr>
                <w:delText xml:space="preserve">to sub-requirement </w:delText>
              </w:r>
            </w:del>
            <w:r w:rsidRPr="00A43C3F">
              <w:rPr>
                <w:sz w:val="16"/>
                <w:szCs w:val="16"/>
              </w:rPr>
              <w:t>map file</w:t>
            </w:r>
            <w:r>
              <w:rPr>
                <w:sz w:val="16"/>
                <w:szCs w:val="16"/>
              </w:rPr>
              <w:t xml:space="preserve"> (</w:t>
            </w:r>
            <w:r w:rsidRPr="00E22132">
              <w:rPr>
                <w:b/>
                <w:sz w:val="16"/>
                <w:szCs w:val="16"/>
              </w:rPr>
              <w:t>optional</w:t>
            </w:r>
            <w:r>
              <w:rPr>
                <w:sz w:val="16"/>
                <w:szCs w:val="16"/>
              </w:rPr>
              <w:t>)</w:t>
            </w:r>
          </w:p>
        </w:tc>
        <w:tc>
          <w:tcPr>
            <w:tcW w:w="567" w:type="dxa"/>
          </w:tcPr>
          <w:p w14:paraId="564C393B" w14:textId="165380D4" w:rsidR="00D71ECB" w:rsidRPr="00A43C3F" w:rsidRDefault="00D71ECB" w:rsidP="0029702C">
            <w:pPr>
              <w:rPr>
                <w:sz w:val="16"/>
                <w:szCs w:val="16"/>
              </w:rPr>
            </w:pPr>
            <w:r>
              <w:rPr>
                <w:sz w:val="16"/>
                <w:szCs w:val="16"/>
              </w:rPr>
              <w:t>CSV</w:t>
            </w:r>
          </w:p>
        </w:tc>
        <w:tc>
          <w:tcPr>
            <w:tcW w:w="3685" w:type="dxa"/>
          </w:tcPr>
          <w:p w14:paraId="52680358" w14:textId="7E159C66" w:rsidR="00D71ECB" w:rsidRPr="00A43C3F" w:rsidRDefault="00E22132" w:rsidP="0029702C">
            <w:pPr>
              <w:rPr>
                <w:sz w:val="16"/>
                <w:szCs w:val="16"/>
              </w:rPr>
            </w:pPr>
            <w:r>
              <w:rPr>
                <w:sz w:val="16"/>
                <w:szCs w:val="16"/>
              </w:rPr>
              <w:t>Test result file list (</w:t>
            </w:r>
            <w:r w:rsidRPr="00E22132">
              <w:rPr>
                <w:b/>
                <w:sz w:val="16"/>
                <w:szCs w:val="16"/>
              </w:rPr>
              <w:t>optional</w:t>
            </w:r>
            <w:r>
              <w:rPr>
                <w:sz w:val="16"/>
                <w:szCs w:val="16"/>
              </w:rPr>
              <w:t>)</w:t>
            </w:r>
          </w:p>
        </w:tc>
        <w:tc>
          <w:tcPr>
            <w:tcW w:w="567" w:type="dxa"/>
          </w:tcPr>
          <w:p w14:paraId="453C71BD" w14:textId="57E21FC1" w:rsidR="00D71ECB" w:rsidRPr="00A43C3F" w:rsidRDefault="00E22132" w:rsidP="0029702C">
            <w:pPr>
              <w:rPr>
                <w:sz w:val="16"/>
                <w:szCs w:val="16"/>
              </w:rPr>
            </w:pPr>
            <w:r>
              <w:rPr>
                <w:sz w:val="16"/>
                <w:szCs w:val="16"/>
              </w:rPr>
              <w:t>txt</w:t>
            </w:r>
          </w:p>
        </w:tc>
        <w:tc>
          <w:tcPr>
            <w:tcW w:w="3686" w:type="dxa"/>
          </w:tcPr>
          <w:p w14:paraId="5ED73E85" w14:textId="5197D10C" w:rsidR="00D71ECB" w:rsidRDefault="00D71ECB" w:rsidP="0029702C">
            <w:pPr>
              <w:rPr>
                <w:sz w:val="16"/>
                <w:szCs w:val="16"/>
              </w:rPr>
            </w:pPr>
            <w:r>
              <w:rPr>
                <w:sz w:val="16"/>
                <w:szCs w:val="16"/>
              </w:rPr>
              <w:t xml:space="preserve">Script config file </w:t>
            </w:r>
            <w:r w:rsidR="00E22132">
              <w:rPr>
                <w:sz w:val="16"/>
                <w:szCs w:val="16"/>
              </w:rPr>
              <w:t>(</w:t>
            </w:r>
            <w:r w:rsidR="00E22132" w:rsidRPr="00E22132">
              <w:rPr>
                <w:b/>
                <w:sz w:val="16"/>
                <w:szCs w:val="16"/>
              </w:rPr>
              <w:t>optional</w:t>
            </w:r>
            <w:r w:rsidR="00E22132">
              <w:rPr>
                <w:sz w:val="16"/>
                <w:szCs w:val="16"/>
              </w:rPr>
              <w:t>)</w:t>
            </w:r>
          </w:p>
        </w:tc>
        <w:tc>
          <w:tcPr>
            <w:tcW w:w="533" w:type="dxa"/>
          </w:tcPr>
          <w:p w14:paraId="10B6CDBD" w14:textId="2B405E93" w:rsidR="00D71ECB" w:rsidRDefault="00D71ECB" w:rsidP="0029702C">
            <w:pPr>
              <w:rPr>
                <w:sz w:val="16"/>
                <w:szCs w:val="16"/>
              </w:rPr>
            </w:pPr>
            <w:r>
              <w:rPr>
                <w:sz w:val="16"/>
                <w:szCs w:val="16"/>
              </w:rPr>
              <w:t>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gridSpan w:val="2"/>
          </w:tcPr>
          <w:p w14:paraId="6C8FD9FD" w14:textId="4577F944" w:rsidR="00271E66" w:rsidRPr="00A43C3F" w:rsidRDefault="00E22132" w:rsidP="0029702C">
            <w:pPr>
              <w:rPr>
                <w:i/>
                <w:sz w:val="16"/>
                <w:szCs w:val="16"/>
              </w:rPr>
            </w:pPr>
            <w:r w:rsidRPr="00A43C3F">
              <w:rPr>
                <w:i/>
                <w:sz w:val="16"/>
                <w:szCs w:val="16"/>
              </w:rPr>
              <w:t>“Requirement”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w:t>
            </w:r>
            <w:r w:rsidRPr="00A43C3F">
              <w:rPr>
                <w:i/>
                <w:sz w:val="16"/>
                <w:szCs w:val="16"/>
              </w:rPr>
              <w:t xml:space="preserve"> “</w:t>
            </w:r>
            <w:r>
              <w:rPr>
                <w:i/>
                <w:sz w:val="16"/>
                <w:szCs w:val="16"/>
              </w:rPr>
              <w:t>Sub-requirement</w:t>
            </w:r>
            <w:r w:rsidRPr="00A43C3F">
              <w:rPr>
                <w:i/>
                <w:sz w:val="16"/>
                <w:szCs w:val="16"/>
              </w:rPr>
              <w:t>”</w:t>
            </w:r>
            <w:r>
              <w:rPr>
                <w:i/>
                <w:sz w:val="16"/>
                <w:szCs w:val="16"/>
              </w:rPr>
              <w:t>; …</w:t>
            </w:r>
            <w:proofErr w:type="gramStart"/>
            <w:r>
              <w:rPr>
                <w:i/>
                <w:sz w:val="16"/>
                <w:szCs w:val="16"/>
              </w:rPr>
              <w:t>;”Sub</w:t>
            </w:r>
            <w:proofErr w:type="gramEnd"/>
            <w:r>
              <w:rPr>
                <w:i/>
                <w:sz w:val="16"/>
                <w:szCs w:val="16"/>
              </w:rPr>
              <w:t>-requirement”</w:t>
            </w:r>
          </w:p>
        </w:tc>
        <w:tc>
          <w:tcPr>
            <w:tcW w:w="4252" w:type="dxa"/>
            <w:gridSpan w:val="2"/>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gridSpan w:val="2"/>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gridSpan w:val="2"/>
          </w:tcPr>
          <w:p w14:paraId="242AB549" w14:textId="55EDB127" w:rsidR="00E22132" w:rsidRPr="00A43C3F" w:rsidRDefault="00E22132" w:rsidP="00E22132">
            <w:pPr>
              <w:rPr>
                <w:sz w:val="16"/>
                <w:szCs w:val="16"/>
              </w:rPr>
            </w:pPr>
            <w:del w:id="69" w:author="Forfatter">
              <w:r w:rsidRPr="00A43C3F" w:rsidDel="00513C31">
                <w:rPr>
                  <w:sz w:val="16"/>
                  <w:szCs w:val="16"/>
                </w:rPr>
                <w:delText>FPGA_SPEC_</w:delText>
              </w:r>
            </w:del>
            <w:ins w:id="70" w:author="Forfatter">
              <w:r w:rsidR="00513C31">
                <w:rPr>
                  <w:sz w:val="16"/>
                  <w:szCs w:val="16"/>
                </w:rPr>
                <w:t>FPGA_REQ_</w:t>
              </w:r>
            </w:ins>
            <w:r w:rsidRPr="00A43C3F">
              <w:rPr>
                <w:sz w:val="16"/>
                <w:szCs w:val="16"/>
              </w:rPr>
              <w:t xml:space="preserve">1; </w:t>
            </w:r>
            <w:del w:id="71" w:author="Forfatter">
              <w:r w:rsidRPr="00A43C3F" w:rsidDel="00513C31">
                <w:rPr>
                  <w:sz w:val="16"/>
                  <w:szCs w:val="16"/>
                </w:rPr>
                <w:delText>FPGA_SPEC_</w:delText>
              </w:r>
            </w:del>
            <w:ins w:id="72" w:author="Forfatter">
              <w:r w:rsidR="00513C31">
                <w:rPr>
                  <w:sz w:val="16"/>
                  <w:szCs w:val="16"/>
                </w:rPr>
                <w:t>FPGA_REQ_</w:t>
              </w:r>
            </w:ins>
            <w:proofErr w:type="gramStart"/>
            <w:r w:rsidRPr="00A43C3F">
              <w:rPr>
                <w:sz w:val="16"/>
                <w:szCs w:val="16"/>
              </w:rPr>
              <w:t>1.a</w:t>
            </w:r>
            <w:proofErr w:type="gramEnd"/>
            <w:r w:rsidRPr="00A43C3F">
              <w:rPr>
                <w:sz w:val="16"/>
                <w:szCs w:val="16"/>
              </w:rPr>
              <w:t xml:space="preserve">; </w:t>
            </w:r>
            <w:del w:id="73" w:author="Forfatter">
              <w:r w:rsidRPr="00A43C3F" w:rsidDel="00513C31">
                <w:rPr>
                  <w:sz w:val="16"/>
                  <w:szCs w:val="16"/>
                </w:rPr>
                <w:delText>FPGA_SPEC_</w:delText>
              </w:r>
            </w:del>
            <w:ins w:id="74" w:author="Forfatter">
              <w:r w:rsidR="00513C31">
                <w:rPr>
                  <w:sz w:val="16"/>
                  <w:szCs w:val="16"/>
                </w:rPr>
                <w:t>FPGA_REQ_</w:t>
              </w:r>
            </w:ins>
            <w:r w:rsidRPr="00A43C3F">
              <w:rPr>
                <w:sz w:val="16"/>
                <w:szCs w:val="16"/>
              </w:rPr>
              <w:t>1.b</w:t>
            </w:r>
          </w:p>
        </w:tc>
        <w:tc>
          <w:tcPr>
            <w:tcW w:w="4252" w:type="dxa"/>
            <w:gridSpan w:val="2"/>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gridSpan w:val="2"/>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w:t>
            </w:r>
            <w:proofErr w:type="spellStart"/>
            <w:r w:rsidRPr="00D71ECB">
              <w:rPr>
                <w:sz w:val="16"/>
                <w:szCs w:val="16"/>
              </w:rPr>
              <w:t>subreqs</w:t>
            </w:r>
            <w:proofErr w:type="spellEnd"/>
            <w:r w:rsidRPr="00D71ECB">
              <w:rPr>
                <w:sz w:val="16"/>
                <w:szCs w:val="16"/>
              </w:rPr>
              <w:t xml:space="preserve"> path/to/subrequirements.csv</w:t>
            </w:r>
          </w:p>
        </w:tc>
      </w:tr>
      <w:bookmarkEnd w:id="67"/>
    </w:tbl>
    <w:p w14:paraId="06708B1D" w14:textId="77777777" w:rsidR="00747350" w:rsidRDefault="00747350" w:rsidP="00747350">
      <w:pPr>
        <w:rPr>
          <w:ins w:id="75" w:author="Forfatter"/>
        </w:rPr>
      </w:pPr>
    </w:p>
    <w:p w14:paraId="760BDAB6" w14:textId="3ACB3CE1" w:rsidR="00747350" w:rsidRPr="001D6424" w:rsidRDefault="00747350" w:rsidP="00747350">
      <w:pPr>
        <w:rPr>
          <w:ins w:id="76" w:author="Forfatter"/>
        </w:rPr>
      </w:pPr>
      <w:r w:rsidRPr="00523A34">
        <w:rPr>
          <w:noProof/>
          <w:lang w:val="nb-NO" w:eastAsia="nb-NO"/>
        </w:rPr>
        <w:drawing>
          <wp:anchor distT="0" distB="0" distL="114300" distR="114300" simplePos="0" relativeHeight="251674112" behindDoc="0" locked="0" layoutInCell="1" allowOverlap="1" wp14:anchorId="6D5B3B7E" wp14:editId="6E2203E9">
            <wp:simplePos x="0" y="0"/>
            <wp:positionH relativeFrom="margin">
              <wp:posOffset>8692515</wp:posOffset>
            </wp:positionH>
            <wp:positionV relativeFrom="paragraph">
              <wp:posOffset>469265</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ins w:id="77" w:author="Forfatter">
        <w:r>
          <w:t xml:space="preserve">Important notations used in this </w:t>
        </w:r>
        <w:commentRangeStart w:id="78"/>
        <w:r>
          <w:t>document</w:t>
        </w:r>
      </w:ins>
      <w:commentRangeEnd w:id="78"/>
      <w:r w:rsidR="003100B0">
        <w:rPr>
          <w:rStyle w:val="Merknadsreferanse"/>
        </w:rPr>
        <w:commentReference w:id="78"/>
      </w:r>
      <w:ins w:id="79" w:author="Forfatter">
        <w:r>
          <w:t>:</w:t>
        </w:r>
      </w:ins>
    </w:p>
    <w:tbl>
      <w:tblPr>
        <w:tblStyle w:val="Tabellrutenett"/>
        <w:tblW w:w="13178" w:type="dxa"/>
        <w:tblLook w:val="04A0" w:firstRow="1" w:lastRow="0" w:firstColumn="1" w:lastColumn="0" w:noHBand="0" w:noVBand="1"/>
        <w:tblPrChange w:id="80" w:author="Forfatter">
          <w:tblPr>
            <w:tblStyle w:val="Tabellrutenett"/>
            <w:tblW w:w="6658" w:type="dxa"/>
            <w:tblLook w:val="04A0" w:firstRow="1" w:lastRow="0" w:firstColumn="1" w:lastColumn="0" w:noHBand="0" w:noVBand="1"/>
          </w:tblPr>
        </w:tblPrChange>
      </w:tblPr>
      <w:tblGrid>
        <w:gridCol w:w="1555"/>
        <w:gridCol w:w="11623"/>
        <w:tblGridChange w:id="81">
          <w:tblGrid>
            <w:gridCol w:w="963"/>
            <w:gridCol w:w="1159"/>
            <w:gridCol w:w="4536"/>
            <w:gridCol w:w="6520"/>
          </w:tblGrid>
        </w:tblGridChange>
      </w:tblGrid>
      <w:tr w:rsidR="00747350" w14:paraId="510BDA49" w14:textId="77777777" w:rsidTr="00747350">
        <w:trPr>
          <w:ins w:id="82" w:author="Forfatter"/>
          <w:trPrChange w:id="83" w:author="Forfatter">
            <w:trPr>
              <w:gridAfter w:val="0"/>
            </w:trPr>
          </w:trPrChange>
        </w:trPr>
        <w:tc>
          <w:tcPr>
            <w:tcW w:w="1555" w:type="dxa"/>
            <w:shd w:val="clear" w:color="auto" w:fill="F2F2F2" w:themeFill="background1" w:themeFillShade="F2"/>
            <w:tcPrChange w:id="84" w:author="Forfatter">
              <w:tcPr>
                <w:tcW w:w="963" w:type="dxa"/>
                <w:shd w:val="clear" w:color="auto" w:fill="F2F2F2" w:themeFill="background1" w:themeFillShade="F2"/>
              </w:tcPr>
            </w:tcPrChange>
          </w:tcPr>
          <w:p w14:paraId="3FD27087" w14:textId="209A2021" w:rsidR="00747350" w:rsidRPr="00A43C3F" w:rsidRDefault="00747350" w:rsidP="006117FC">
            <w:pPr>
              <w:rPr>
                <w:ins w:id="85" w:author="Forfatter"/>
                <w:b/>
                <w:sz w:val="16"/>
                <w:szCs w:val="16"/>
              </w:rPr>
            </w:pPr>
            <w:ins w:id="86" w:author="Forfatter">
              <w:r>
                <w:rPr>
                  <w:b/>
                  <w:sz w:val="16"/>
                  <w:szCs w:val="16"/>
                </w:rPr>
                <w:t>Testbench</w:t>
              </w:r>
            </w:ins>
          </w:p>
        </w:tc>
        <w:tc>
          <w:tcPr>
            <w:tcW w:w="11623" w:type="dxa"/>
            <w:tcPrChange w:id="87" w:author="Forfatter">
              <w:tcPr>
                <w:tcW w:w="5695" w:type="dxa"/>
                <w:gridSpan w:val="2"/>
              </w:tcPr>
            </w:tcPrChange>
          </w:tcPr>
          <w:p w14:paraId="677F6A7F" w14:textId="74A01D34" w:rsidR="00747350" w:rsidRPr="00A43C3F" w:rsidRDefault="00747350" w:rsidP="006117FC">
            <w:pPr>
              <w:rPr>
                <w:ins w:id="88" w:author="Forfatter"/>
                <w:sz w:val="16"/>
                <w:szCs w:val="16"/>
              </w:rPr>
            </w:pPr>
            <w:ins w:id="89" w:author="Forfatter">
              <w:r>
                <w:rPr>
                  <w:sz w:val="16"/>
                  <w:szCs w:val="16"/>
                </w:rPr>
                <w:t>..</w:t>
              </w:r>
            </w:ins>
          </w:p>
        </w:tc>
      </w:tr>
      <w:tr w:rsidR="00747350" w14:paraId="39677505" w14:textId="77777777" w:rsidTr="00747350">
        <w:tblPrEx>
          <w:tblPrExChange w:id="90" w:author="Forfatter">
            <w:tblPrEx>
              <w:tblW w:w="10910" w:type="dxa"/>
            </w:tblPrEx>
          </w:tblPrExChange>
        </w:tblPrEx>
        <w:trPr>
          <w:ins w:id="91" w:author="Forfatter"/>
          <w:trPrChange w:id="92" w:author="Forfatter">
            <w:trPr>
              <w:gridAfter w:val="0"/>
            </w:trPr>
          </w:trPrChange>
        </w:trPr>
        <w:tc>
          <w:tcPr>
            <w:tcW w:w="1555" w:type="dxa"/>
            <w:shd w:val="clear" w:color="auto" w:fill="F2F2F2" w:themeFill="background1" w:themeFillShade="F2"/>
            <w:tcPrChange w:id="93" w:author="Forfatter">
              <w:tcPr>
                <w:tcW w:w="963" w:type="dxa"/>
                <w:shd w:val="clear" w:color="auto" w:fill="F2F2F2" w:themeFill="background1" w:themeFillShade="F2"/>
              </w:tcPr>
            </w:tcPrChange>
          </w:tcPr>
          <w:p w14:paraId="4EC1F1F1" w14:textId="0BADB39B" w:rsidR="00747350" w:rsidRPr="00A43C3F" w:rsidRDefault="00747350" w:rsidP="006117FC">
            <w:pPr>
              <w:rPr>
                <w:ins w:id="94" w:author="Forfatter"/>
                <w:b/>
                <w:sz w:val="16"/>
                <w:szCs w:val="16"/>
              </w:rPr>
            </w:pPr>
            <w:ins w:id="95" w:author="Forfatter">
              <w:r>
                <w:rPr>
                  <w:b/>
                  <w:sz w:val="16"/>
                  <w:szCs w:val="16"/>
                </w:rPr>
                <w:t>Test sequencer</w:t>
              </w:r>
            </w:ins>
          </w:p>
        </w:tc>
        <w:tc>
          <w:tcPr>
            <w:tcW w:w="11623" w:type="dxa"/>
            <w:tcPrChange w:id="96" w:author="Forfatter">
              <w:tcPr>
                <w:tcW w:w="5695" w:type="dxa"/>
                <w:gridSpan w:val="2"/>
              </w:tcPr>
            </w:tcPrChange>
          </w:tcPr>
          <w:p w14:paraId="016B9913" w14:textId="50D3E777" w:rsidR="00747350" w:rsidRPr="00A43C3F" w:rsidRDefault="00747350" w:rsidP="006117FC">
            <w:pPr>
              <w:rPr>
                <w:ins w:id="97" w:author="Forfatter"/>
                <w:i/>
                <w:sz w:val="16"/>
                <w:szCs w:val="16"/>
              </w:rPr>
            </w:pPr>
            <w:ins w:id="98" w:author="Forfatter">
              <w:r>
                <w:rPr>
                  <w:i/>
                  <w:sz w:val="16"/>
                  <w:szCs w:val="16"/>
                </w:rPr>
                <w:t>..</w:t>
              </w:r>
            </w:ins>
          </w:p>
        </w:tc>
      </w:tr>
      <w:tr w:rsidR="00747350" w14:paraId="4F1F113C" w14:textId="77777777" w:rsidTr="00747350">
        <w:tblPrEx>
          <w:tblPrExChange w:id="99" w:author="Forfatter">
            <w:tblPrEx>
              <w:tblW w:w="10910" w:type="dxa"/>
            </w:tblPrEx>
          </w:tblPrExChange>
        </w:tblPrEx>
        <w:trPr>
          <w:trHeight w:val="242"/>
          <w:ins w:id="100" w:author="Forfatter"/>
          <w:trPrChange w:id="101" w:author="Forfatter">
            <w:trPr>
              <w:gridAfter w:val="0"/>
              <w:trHeight w:val="722"/>
            </w:trPr>
          </w:trPrChange>
        </w:trPr>
        <w:tc>
          <w:tcPr>
            <w:tcW w:w="1555" w:type="dxa"/>
            <w:shd w:val="clear" w:color="auto" w:fill="F2F2F2" w:themeFill="background1" w:themeFillShade="F2"/>
            <w:tcPrChange w:id="102" w:author="Forfatter">
              <w:tcPr>
                <w:tcW w:w="963" w:type="dxa"/>
                <w:shd w:val="clear" w:color="auto" w:fill="F2F2F2" w:themeFill="background1" w:themeFillShade="F2"/>
              </w:tcPr>
            </w:tcPrChange>
          </w:tcPr>
          <w:p w14:paraId="51010E5E" w14:textId="55A951B5" w:rsidR="00747350" w:rsidRPr="00A43C3F" w:rsidRDefault="00747350" w:rsidP="006117FC">
            <w:pPr>
              <w:rPr>
                <w:ins w:id="103" w:author="Forfatter"/>
                <w:b/>
                <w:sz w:val="16"/>
                <w:szCs w:val="16"/>
              </w:rPr>
            </w:pPr>
            <w:ins w:id="104" w:author="Forfatter">
              <w:r>
                <w:rPr>
                  <w:b/>
                  <w:sz w:val="16"/>
                  <w:szCs w:val="16"/>
                </w:rPr>
                <w:t>Test harness</w:t>
              </w:r>
            </w:ins>
          </w:p>
        </w:tc>
        <w:tc>
          <w:tcPr>
            <w:tcW w:w="11623" w:type="dxa"/>
            <w:tcPrChange w:id="105" w:author="Forfatter">
              <w:tcPr>
                <w:tcW w:w="5695" w:type="dxa"/>
                <w:gridSpan w:val="2"/>
              </w:tcPr>
            </w:tcPrChange>
          </w:tcPr>
          <w:p w14:paraId="309105EA" w14:textId="1E66ACCF" w:rsidR="00747350" w:rsidRPr="00A43C3F" w:rsidRDefault="00747350" w:rsidP="006117FC">
            <w:pPr>
              <w:rPr>
                <w:ins w:id="106" w:author="Forfatter"/>
                <w:sz w:val="16"/>
                <w:szCs w:val="16"/>
              </w:rPr>
            </w:pPr>
            <w:ins w:id="107" w:author="Forfatter">
              <w:r>
                <w:rPr>
                  <w:sz w:val="16"/>
                  <w:szCs w:val="16"/>
                </w:rPr>
                <w:t>..</w:t>
              </w:r>
            </w:ins>
          </w:p>
        </w:tc>
      </w:tr>
      <w:tr w:rsidR="00747350" w14:paraId="293CFE0C" w14:textId="77777777" w:rsidTr="00747350">
        <w:tblPrEx>
          <w:tblPrExChange w:id="108" w:author="Forfatter">
            <w:tblPrEx>
              <w:tblW w:w="13178" w:type="dxa"/>
            </w:tblPrEx>
          </w:tblPrExChange>
        </w:tblPrEx>
        <w:trPr>
          <w:trHeight w:val="242"/>
          <w:ins w:id="109" w:author="Forfatter"/>
          <w:trPrChange w:id="110" w:author="Forfatter">
            <w:trPr>
              <w:trHeight w:val="242"/>
            </w:trPr>
          </w:trPrChange>
        </w:trPr>
        <w:tc>
          <w:tcPr>
            <w:tcW w:w="1555" w:type="dxa"/>
            <w:shd w:val="clear" w:color="auto" w:fill="F2F2F2" w:themeFill="background1" w:themeFillShade="F2"/>
            <w:tcPrChange w:id="111" w:author="Forfatter">
              <w:tcPr>
                <w:tcW w:w="2122" w:type="dxa"/>
                <w:gridSpan w:val="2"/>
                <w:shd w:val="clear" w:color="auto" w:fill="F2F2F2" w:themeFill="background1" w:themeFillShade="F2"/>
              </w:tcPr>
            </w:tcPrChange>
          </w:tcPr>
          <w:p w14:paraId="78D4F3C5" w14:textId="254FC851" w:rsidR="00747350" w:rsidRDefault="00747350" w:rsidP="006117FC">
            <w:pPr>
              <w:rPr>
                <w:ins w:id="112" w:author="Forfatter"/>
                <w:b/>
                <w:sz w:val="16"/>
                <w:szCs w:val="16"/>
              </w:rPr>
            </w:pPr>
            <w:ins w:id="113" w:author="Forfatter">
              <w:r>
                <w:rPr>
                  <w:b/>
                  <w:sz w:val="16"/>
                  <w:szCs w:val="16"/>
                </w:rPr>
                <w:t>Test suite</w:t>
              </w:r>
            </w:ins>
          </w:p>
        </w:tc>
        <w:tc>
          <w:tcPr>
            <w:tcW w:w="11623" w:type="dxa"/>
            <w:tcPrChange w:id="114" w:author="Forfatter">
              <w:tcPr>
                <w:tcW w:w="11056" w:type="dxa"/>
                <w:gridSpan w:val="2"/>
              </w:tcPr>
            </w:tcPrChange>
          </w:tcPr>
          <w:p w14:paraId="1C98B3F8" w14:textId="77777777" w:rsidR="00747350" w:rsidRDefault="00747350" w:rsidP="006117FC">
            <w:pPr>
              <w:rPr>
                <w:ins w:id="115" w:author="Forfatter"/>
                <w:sz w:val="16"/>
                <w:szCs w:val="16"/>
              </w:rPr>
            </w:pPr>
          </w:p>
        </w:tc>
      </w:tr>
      <w:tr w:rsidR="00747350" w14:paraId="133355C4" w14:textId="77777777" w:rsidTr="00747350">
        <w:tblPrEx>
          <w:tblPrExChange w:id="116" w:author="Forfatter">
            <w:tblPrEx>
              <w:tblW w:w="13178" w:type="dxa"/>
            </w:tblPrEx>
          </w:tblPrExChange>
        </w:tblPrEx>
        <w:trPr>
          <w:trHeight w:val="242"/>
          <w:ins w:id="117" w:author="Forfatter"/>
          <w:trPrChange w:id="118" w:author="Forfatter">
            <w:trPr>
              <w:trHeight w:val="242"/>
            </w:trPr>
          </w:trPrChange>
        </w:trPr>
        <w:tc>
          <w:tcPr>
            <w:tcW w:w="1555" w:type="dxa"/>
            <w:shd w:val="clear" w:color="auto" w:fill="F2F2F2" w:themeFill="background1" w:themeFillShade="F2"/>
            <w:tcPrChange w:id="119" w:author="Forfatter">
              <w:tcPr>
                <w:tcW w:w="2122" w:type="dxa"/>
                <w:gridSpan w:val="2"/>
                <w:shd w:val="clear" w:color="auto" w:fill="F2F2F2" w:themeFill="background1" w:themeFillShade="F2"/>
              </w:tcPr>
            </w:tcPrChange>
          </w:tcPr>
          <w:p w14:paraId="336F8E02" w14:textId="78982C72" w:rsidR="00747350" w:rsidRDefault="00747350" w:rsidP="006117FC">
            <w:pPr>
              <w:rPr>
                <w:ins w:id="120" w:author="Forfatter"/>
                <w:b/>
                <w:sz w:val="16"/>
                <w:szCs w:val="16"/>
              </w:rPr>
            </w:pPr>
            <w:ins w:id="121" w:author="Forfatter">
              <w:r>
                <w:rPr>
                  <w:b/>
                  <w:sz w:val="16"/>
                  <w:szCs w:val="16"/>
                </w:rPr>
                <w:t>Testcase</w:t>
              </w:r>
            </w:ins>
          </w:p>
        </w:tc>
        <w:tc>
          <w:tcPr>
            <w:tcW w:w="11623" w:type="dxa"/>
            <w:tcPrChange w:id="122" w:author="Forfatter">
              <w:tcPr>
                <w:tcW w:w="11056" w:type="dxa"/>
                <w:gridSpan w:val="2"/>
              </w:tcPr>
            </w:tcPrChange>
          </w:tcPr>
          <w:p w14:paraId="59A7BE10" w14:textId="77777777" w:rsidR="00747350" w:rsidRDefault="00747350" w:rsidP="006117FC">
            <w:pPr>
              <w:rPr>
                <w:ins w:id="123" w:author="Forfatter"/>
                <w:sz w:val="16"/>
                <w:szCs w:val="16"/>
              </w:rPr>
            </w:pPr>
          </w:p>
        </w:tc>
      </w:tr>
    </w:tbl>
    <w:p w14:paraId="1DC2F48B" w14:textId="59943279" w:rsidR="0048656E" w:rsidRPr="00621410" w:rsidRDefault="0048656E" w:rsidP="0048656E">
      <w:pPr>
        <w:rPr>
          <w:rFonts w:ascii="Helvetica Neue Thin" w:hAnsi="Helvetica Neue Thin"/>
          <w:iCs/>
          <w:sz w:val="14"/>
          <w:szCs w:val="16"/>
        </w:rPr>
      </w:pPr>
      <w:r>
        <w:rPr>
          <w:sz w:val="28"/>
        </w:rPr>
        <w:br w:type="page"/>
      </w:r>
      <w:r>
        <w:rPr>
          <w:rFonts w:ascii="Helvetica Light" w:eastAsiaTheme="minorEastAsia" w:hAnsi="Helvetica Light" w:cstheme="minorBidi"/>
          <w:color w:val="5A5A5A" w:themeColor="text1" w:themeTint="A5"/>
          <w:spacing w:val="15"/>
          <w:sz w:val="28"/>
          <w:szCs w:val="22"/>
        </w:rPr>
        <w:lastRenderedPageBreak/>
        <w:t xml:space="preserve">Specification </w:t>
      </w:r>
      <w:r w:rsidR="00CD151F">
        <w:rPr>
          <w:rFonts w:ascii="Helvetica Light" w:eastAsiaTheme="minorEastAsia" w:hAnsi="Helvetica Light" w:cstheme="minorBidi"/>
          <w:color w:val="5A5A5A" w:themeColor="text1" w:themeTint="A5"/>
          <w:spacing w:val="15"/>
          <w:sz w:val="28"/>
          <w:szCs w:val="22"/>
        </w:rPr>
        <w:t>Coverage</w:t>
      </w:r>
      <w:r>
        <w:rPr>
          <w:rFonts w:ascii="Helvetica Light" w:eastAsiaTheme="minorEastAsia" w:hAnsi="Helvetica Light" w:cstheme="minorBidi"/>
          <w:color w:val="5A5A5A" w:themeColor="text1" w:themeTint="A5"/>
          <w:spacing w:val="15"/>
          <w:sz w:val="28"/>
          <w:szCs w:val="22"/>
        </w:rPr>
        <w:t xml:space="preserve"> </w:t>
      </w:r>
      <w:commentRangeStart w:id="124"/>
      <w:r>
        <w:rPr>
          <w:rFonts w:ascii="Helvetica Light" w:eastAsiaTheme="minorEastAsia" w:hAnsi="Helvetica Light" w:cstheme="minorBidi"/>
          <w:color w:val="5A5A5A" w:themeColor="text1" w:themeTint="A5"/>
          <w:spacing w:val="15"/>
          <w:sz w:val="28"/>
          <w:szCs w:val="22"/>
        </w:rPr>
        <w:t>Concept</w:t>
      </w:r>
      <w:commentRangeEnd w:id="124"/>
      <w:r w:rsidR="00C5502B">
        <w:rPr>
          <w:rStyle w:val="Merknadsreferanse"/>
        </w:rPr>
        <w:commentReference w:id="124"/>
      </w:r>
    </w:p>
    <w:p w14:paraId="5B2C3D48" w14:textId="0B3958D0" w:rsidR="0048656E" w:rsidRDefault="0048656E" w:rsidP="0048656E">
      <w:pPr>
        <w:rPr>
          <w:rFonts w:ascii="Helvetica Light" w:hAnsi="Helvetica Light"/>
          <w:iCs/>
          <w:sz w:val="22"/>
          <w:szCs w:val="22"/>
        </w:rPr>
      </w:pPr>
    </w:p>
    <w:p w14:paraId="5871FB1D" w14:textId="1676B306" w:rsidR="0088065D"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w:t>
      </w:r>
      <w:ins w:id="125" w:author="Forfatter">
        <w:r w:rsidR="00351CA2">
          <w:rPr>
            <w:rFonts w:cs="Helvetica"/>
            <w:iCs/>
            <w:sz w:val="16"/>
            <w:szCs w:val="16"/>
          </w:rPr>
          <w:t xml:space="preserve">defined </w:t>
        </w:r>
      </w:ins>
      <w:r w:rsidR="00E118C1">
        <w:rPr>
          <w:rFonts w:cs="Helvetica"/>
          <w:iCs/>
          <w:sz w:val="16"/>
          <w:szCs w:val="16"/>
        </w:rPr>
        <w:t>very different</w:t>
      </w:r>
      <w:ins w:id="126" w:author="Forfatter">
        <w:r w:rsidR="00351CA2">
          <w:rPr>
            <w:rFonts w:cs="Helvetica"/>
            <w:iCs/>
            <w:sz w:val="16"/>
            <w:szCs w:val="16"/>
          </w:rPr>
          <w:t>ly</w:t>
        </w:r>
      </w:ins>
      <w:r w:rsidR="00E118C1">
        <w:rPr>
          <w:rFonts w:cs="Helvetica"/>
          <w:iCs/>
          <w:sz w:val="16"/>
          <w:szCs w:val="16"/>
        </w:rPr>
        <w:t xml:space="preserve"> depending on the project management, the product sector and standardized design methodology. </w:t>
      </w:r>
      <w:r w:rsidR="0088065D">
        <w:rPr>
          <w:rFonts w:cs="Helvetica"/>
          <w:iCs/>
          <w:sz w:val="16"/>
          <w:szCs w:val="16"/>
        </w:rPr>
        <w:t xml:space="preserve">In some projects requirements hardly exists, and the functionality is based on a brief description. However, in projects where safety and reliability </w:t>
      </w:r>
      <w:proofErr w:type="gramStart"/>
      <w:r w:rsidR="0088065D">
        <w:rPr>
          <w:rFonts w:cs="Helvetica"/>
          <w:iCs/>
          <w:sz w:val="16"/>
          <w:szCs w:val="16"/>
        </w:rPr>
        <w:t>is</w:t>
      </w:r>
      <w:proofErr w:type="gramEnd"/>
      <w:r w:rsidR="0088065D">
        <w:rPr>
          <w:rFonts w:cs="Helvetica"/>
          <w:iCs/>
          <w:sz w:val="16"/>
          <w:szCs w:val="16"/>
        </w:rPr>
        <w:t xml:space="preserve"> key the requirements are an essential part of the project management flow. In some standards the requirements and the corresponding testcases that verif</w:t>
      </w:r>
      <w:del w:id="127" w:author="Forfatter">
        <w:r w:rsidR="0088065D" w:rsidDel="00351CA2">
          <w:rPr>
            <w:rFonts w:cs="Helvetica"/>
            <w:iCs/>
            <w:sz w:val="16"/>
            <w:szCs w:val="16"/>
          </w:rPr>
          <w:delText>ies</w:delText>
        </w:r>
      </w:del>
      <w:ins w:id="128" w:author="Forfatter">
        <w:r w:rsidR="00351CA2">
          <w:rPr>
            <w:rFonts w:cs="Helvetica"/>
            <w:iCs/>
            <w:sz w:val="16"/>
            <w:szCs w:val="16"/>
          </w:rPr>
          <w:t>y</w:t>
        </w:r>
      </w:ins>
      <w:r w:rsidR="0088065D">
        <w:rPr>
          <w:rFonts w:cs="Helvetica"/>
          <w:iCs/>
          <w:sz w:val="16"/>
          <w:szCs w:val="16"/>
        </w:rPr>
        <w:t xml:space="preserve"> the requirements need to be defined, reviewed and accepted by a </w:t>
      </w:r>
      <w:proofErr w:type="gramStart"/>
      <w:r w:rsidR="0088065D">
        <w:rPr>
          <w:rFonts w:cs="Helvetica"/>
          <w:iCs/>
          <w:sz w:val="16"/>
          <w:szCs w:val="16"/>
        </w:rPr>
        <w:t>third party</w:t>
      </w:r>
      <w:proofErr w:type="gramEnd"/>
      <w:r w:rsidR="0088065D">
        <w:rPr>
          <w:rFonts w:cs="Helvetica"/>
          <w:iCs/>
          <w:sz w:val="16"/>
          <w:szCs w:val="16"/>
        </w:rPr>
        <w:t xml:space="preserve"> assessor before even starting the verification flow. This UVVM Verification</w:t>
      </w:r>
      <w:r w:rsidR="00D4064B">
        <w:rPr>
          <w:rFonts w:cs="Helvetica"/>
          <w:iCs/>
          <w:sz w:val="16"/>
          <w:szCs w:val="16"/>
        </w:rPr>
        <w:t xml:space="preserve"> IP</w:t>
      </w:r>
      <w:r w:rsidR="0088065D">
        <w:rPr>
          <w:rFonts w:cs="Helvetica"/>
          <w:iCs/>
          <w:sz w:val="16"/>
          <w:szCs w:val="16"/>
        </w:rPr>
        <w:t xml:space="preserve"> is intended for projects where requirements are essential in the work flow. </w:t>
      </w:r>
      <w:r w:rsidR="00FF7374">
        <w:rPr>
          <w:rFonts w:cs="Helvetica"/>
          <w:iCs/>
          <w:sz w:val="16"/>
          <w:szCs w:val="16"/>
        </w:rPr>
        <w:t>Examples</w:t>
      </w:r>
      <w:r w:rsidR="0088065D">
        <w:rPr>
          <w:rFonts w:cs="Helvetica"/>
          <w:iCs/>
          <w:sz w:val="16"/>
          <w:szCs w:val="16"/>
        </w:rPr>
        <w:t xml:space="preserve"> of requirement</w:t>
      </w:r>
      <w:r w:rsidR="00D4064B">
        <w:rPr>
          <w:rFonts w:cs="Helvetica"/>
          <w:iCs/>
          <w:sz w:val="16"/>
          <w:szCs w:val="16"/>
        </w:rPr>
        <w:t>s</w:t>
      </w:r>
      <w:r w:rsidR="0088065D">
        <w:rPr>
          <w:rFonts w:cs="Helvetica"/>
          <w:iCs/>
          <w:sz w:val="16"/>
          <w:szCs w:val="16"/>
        </w:rPr>
        <w:t xml:space="preserve">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B60499" w:rsidRPr="00B60499">
        <w:rPr>
          <w:rFonts w:cs="Helvetica"/>
          <w:iCs/>
          <w:sz w:val="16"/>
          <w:szCs w:val="16"/>
        </w:rPr>
        <w:t>Table 1</w:t>
      </w:r>
      <w:r w:rsidR="00FF7374">
        <w:rPr>
          <w:rFonts w:cs="Helvetica"/>
          <w:iCs/>
          <w:sz w:val="16"/>
          <w:szCs w:val="16"/>
        </w:rPr>
        <w:fldChar w:fldCharType="end"/>
      </w:r>
      <w:r w:rsidR="00FF7374">
        <w:rPr>
          <w:rFonts w:cs="Helvetica"/>
          <w:iCs/>
          <w:sz w:val="16"/>
          <w:szCs w:val="16"/>
        </w:rPr>
        <w:t>.</w:t>
      </w:r>
    </w:p>
    <w:p w14:paraId="50B7BAD7" w14:textId="26684674" w:rsidR="00FF7374" w:rsidRPr="00FF7374" w:rsidRDefault="00FF7374" w:rsidP="00FF7374">
      <w:pPr>
        <w:pStyle w:val="Bildetekst"/>
        <w:keepNext/>
        <w:jc w:val="center"/>
      </w:pPr>
      <w:bookmarkStart w:id="129" w:name="_Ref529342538"/>
      <w:r>
        <w:t xml:space="preserve">Table </w:t>
      </w:r>
      <w:r>
        <w:fldChar w:fldCharType="begin"/>
      </w:r>
      <w:r>
        <w:instrText xml:space="preserve"> SEQ Table \* ARABIC </w:instrText>
      </w:r>
      <w:r>
        <w:fldChar w:fldCharType="separate"/>
      </w:r>
      <w:r w:rsidR="00B60499">
        <w:rPr>
          <w:noProof/>
        </w:rPr>
        <w:t>1</w:t>
      </w:r>
      <w:r>
        <w:fldChar w:fldCharType="end"/>
      </w:r>
      <w:bookmarkEnd w:id="129"/>
      <w:r>
        <w:t xml:space="preserve"> Requirement examples</w:t>
      </w:r>
    </w:p>
    <w:tbl>
      <w:tblPr>
        <w:tblStyle w:val="Tabellrutenett"/>
        <w:tblW w:w="0" w:type="auto"/>
        <w:jc w:val="center"/>
        <w:tblLook w:val="04A0" w:firstRow="1" w:lastRow="0" w:firstColumn="1" w:lastColumn="0" w:noHBand="0" w:noVBand="1"/>
        <w:tblPrChange w:id="130" w:author="Forfatter">
          <w:tblPr>
            <w:tblStyle w:val="Tabellrutenett"/>
            <w:tblW w:w="6830" w:type="dxa"/>
            <w:jc w:val="center"/>
            <w:tblLook w:val="04A0" w:firstRow="1" w:lastRow="0" w:firstColumn="1" w:lastColumn="0" w:noHBand="0" w:noVBand="1"/>
          </w:tblPr>
        </w:tblPrChange>
      </w:tblPr>
      <w:tblGrid>
        <w:gridCol w:w="3240"/>
        <w:gridCol w:w="4841"/>
        <w:tblGridChange w:id="131">
          <w:tblGrid>
            <w:gridCol w:w="3151"/>
            <w:gridCol w:w="89"/>
            <w:gridCol w:w="3590"/>
            <w:gridCol w:w="1954"/>
          </w:tblGrid>
        </w:tblGridChange>
      </w:tblGrid>
      <w:tr w:rsidR="0088065D" w:rsidRPr="00A43C3F" w14:paraId="14FA9D48" w14:textId="77777777" w:rsidTr="00747350">
        <w:trPr>
          <w:jc w:val="center"/>
          <w:trPrChange w:id="132" w:author="Forfatter">
            <w:trPr>
              <w:gridAfter w:val="0"/>
              <w:jc w:val="center"/>
            </w:trPr>
          </w:trPrChange>
        </w:trPr>
        <w:tc>
          <w:tcPr>
            <w:tcW w:w="0" w:type="auto"/>
            <w:shd w:val="clear" w:color="auto" w:fill="E7E6E6" w:themeFill="background2"/>
            <w:tcPrChange w:id="133" w:author="Forfatter">
              <w:tcPr>
                <w:tcW w:w="1765" w:type="dxa"/>
                <w:shd w:val="clear" w:color="auto" w:fill="E7E6E6" w:themeFill="background2"/>
              </w:tcPr>
            </w:tcPrChange>
          </w:tcPr>
          <w:p w14:paraId="31F626C6" w14:textId="108D2BE9" w:rsidR="0088065D" w:rsidRPr="0088065D" w:rsidRDefault="0088065D" w:rsidP="0088065D">
            <w:pPr>
              <w:tabs>
                <w:tab w:val="left" w:pos="5104"/>
              </w:tabs>
              <w:rPr>
                <w:b/>
                <w:sz w:val="16"/>
                <w:szCs w:val="16"/>
              </w:rPr>
            </w:pPr>
            <w:r w:rsidRPr="0088065D">
              <w:rPr>
                <w:b/>
                <w:sz w:val="16"/>
                <w:szCs w:val="16"/>
              </w:rPr>
              <w:t>Requirement N</w:t>
            </w:r>
            <w:ins w:id="134" w:author="Forfatter">
              <w:r w:rsidR="00351CA2">
                <w:rPr>
                  <w:b/>
                  <w:sz w:val="16"/>
                  <w:szCs w:val="16"/>
                </w:rPr>
                <w:t>ame</w:t>
              </w:r>
            </w:ins>
            <w:del w:id="135" w:author="Forfatter">
              <w:r w:rsidRPr="0088065D" w:rsidDel="00351CA2">
                <w:rPr>
                  <w:b/>
                  <w:sz w:val="16"/>
                  <w:szCs w:val="16"/>
                </w:rPr>
                <w:delText>umber</w:delText>
              </w:r>
            </w:del>
          </w:p>
        </w:tc>
        <w:tc>
          <w:tcPr>
            <w:tcW w:w="0" w:type="auto"/>
            <w:shd w:val="clear" w:color="auto" w:fill="E7E6E6" w:themeFill="background2"/>
            <w:tcPrChange w:id="136" w:author="Forfatter">
              <w:tcPr>
                <w:tcW w:w="5065" w:type="dxa"/>
                <w:gridSpan w:val="2"/>
                <w:shd w:val="clear" w:color="auto" w:fill="E7E6E6" w:themeFill="background2"/>
              </w:tcPr>
            </w:tcPrChange>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747350">
        <w:trPr>
          <w:trHeight w:val="273"/>
          <w:jc w:val="center"/>
          <w:trPrChange w:id="137" w:author="Forfatter">
            <w:trPr>
              <w:gridAfter w:val="0"/>
              <w:trHeight w:val="273"/>
              <w:jc w:val="center"/>
            </w:trPr>
          </w:trPrChange>
        </w:trPr>
        <w:tc>
          <w:tcPr>
            <w:tcW w:w="0" w:type="auto"/>
            <w:tcPrChange w:id="138" w:author="Forfatter">
              <w:tcPr>
                <w:tcW w:w="1765" w:type="dxa"/>
              </w:tcPr>
            </w:tcPrChange>
          </w:tcPr>
          <w:p w14:paraId="1EFD0CF9" w14:textId="182EEBC1" w:rsidR="0088065D" w:rsidRPr="00A43C3F" w:rsidRDefault="0088065D" w:rsidP="00877E26">
            <w:pPr>
              <w:rPr>
                <w:sz w:val="16"/>
                <w:szCs w:val="16"/>
              </w:rPr>
            </w:pPr>
            <w:del w:id="139" w:author="Forfatter">
              <w:r w:rsidDel="00351CA2">
                <w:rPr>
                  <w:sz w:val="16"/>
                  <w:szCs w:val="16"/>
                </w:rPr>
                <w:delText>FPGA_TOP_SPEC_</w:delText>
              </w:r>
            </w:del>
            <w:ins w:id="140" w:author="Forfatter">
              <w:r w:rsidR="00351CA2">
                <w:rPr>
                  <w:sz w:val="16"/>
                  <w:szCs w:val="16"/>
                </w:rPr>
                <w:t>FPGA_TOP_REQ_</w:t>
              </w:r>
            </w:ins>
            <w:r>
              <w:rPr>
                <w:sz w:val="16"/>
                <w:szCs w:val="16"/>
              </w:rPr>
              <w:t>1</w:t>
            </w:r>
          </w:p>
        </w:tc>
        <w:tc>
          <w:tcPr>
            <w:tcW w:w="0" w:type="auto"/>
            <w:tcPrChange w:id="141" w:author="Forfatter">
              <w:tcPr>
                <w:tcW w:w="5065" w:type="dxa"/>
                <w:gridSpan w:val="2"/>
              </w:tcPr>
            </w:tcPrChange>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351CA2" w:rsidRPr="00A43C3F" w14:paraId="083EEBA4" w14:textId="77777777" w:rsidTr="00747350">
        <w:tblPrEx>
          <w:tblPrExChange w:id="142" w:author="Forfatter">
            <w:tblPrEx>
              <w:tblW w:w="8784" w:type="dxa"/>
            </w:tblPrEx>
          </w:tblPrExChange>
        </w:tblPrEx>
        <w:trPr>
          <w:trHeight w:val="273"/>
          <w:jc w:val="center"/>
          <w:ins w:id="143" w:author="Forfatter"/>
          <w:trPrChange w:id="144" w:author="Forfatter">
            <w:trPr>
              <w:trHeight w:val="273"/>
              <w:jc w:val="center"/>
            </w:trPr>
          </w:trPrChange>
        </w:trPr>
        <w:tc>
          <w:tcPr>
            <w:tcW w:w="0" w:type="auto"/>
            <w:tcPrChange w:id="145" w:author="Forfatter">
              <w:tcPr>
                <w:tcW w:w="3151" w:type="dxa"/>
                <w:gridSpan w:val="2"/>
              </w:tcPr>
            </w:tcPrChange>
          </w:tcPr>
          <w:p w14:paraId="3C70C4EA" w14:textId="255BB67D" w:rsidR="00351CA2" w:rsidDel="00351CA2" w:rsidRDefault="00351CA2" w:rsidP="00351CA2">
            <w:pPr>
              <w:rPr>
                <w:ins w:id="146" w:author="Forfatter"/>
                <w:sz w:val="16"/>
                <w:szCs w:val="16"/>
              </w:rPr>
            </w:pPr>
            <w:ins w:id="147" w:author="Forfatter">
              <w:r>
                <w:rPr>
                  <w:sz w:val="16"/>
                  <w:szCs w:val="16"/>
                </w:rPr>
                <w:t>FPGA_TOP_REQ_2</w:t>
              </w:r>
            </w:ins>
          </w:p>
        </w:tc>
        <w:tc>
          <w:tcPr>
            <w:tcW w:w="0" w:type="auto"/>
            <w:tcPrChange w:id="148" w:author="Forfatter">
              <w:tcPr>
                <w:tcW w:w="5633" w:type="dxa"/>
                <w:gridSpan w:val="2"/>
              </w:tcPr>
            </w:tcPrChange>
          </w:tcPr>
          <w:p w14:paraId="4D3F1614" w14:textId="67263C5C" w:rsidR="00351CA2" w:rsidRDefault="00351CA2" w:rsidP="00351CA2">
            <w:pPr>
              <w:tabs>
                <w:tab w:val="left" w:pos="1026"/>
                <w:tab w:val="left" w:pos="1877"/>
                <w:tab w:val="left" w:pos="4820"/>
              </w:tabs>
              <w:spacing w:before="20" w:after="20" w:line="20" w:lineRule="atLeast"/>
              <w:rPr>
                <w:ins w:id="149" w:author="Forfatter"/>
                <w:sz w:val="16"/>
                <w:szCs w:val="16"/>
              </w:rPr>
            </w:pPr>
            <w:ins w:id="150" w:author="Forfatter">
              <w:r>
                <w:rPr>
                  <w:sz w:val="16"/>
                  <w:szCs w:val="16"/>
                </w:rPr>
                <w:t>The device UART interface shall accept an odd parity</w:t>
              </w:r>
            </w:ins>
          </w:p>
        </w:tc>
      </w:tr>
      <w:tr w:rsidR="00FF7374" w:rsidRPr="00A43C3F" w14:paraId="6611EF9A" w14:textId="77777777" w:rsidTr="00747350">
        <w:trPr>
          <w:trHeight w:val="279"/>
          <w:jc w:val="center"/>
          <w:trPrChange w:id="151" w:author="Forfatter">
            <w:trPr>
              <w:gridAfter w:val="0"/>
              <w:trHeight w:val="279"/>
              <w:jc w:val="center"/>
            </w:trPr>
          </w:trPrChange>
        </w:trPr>
        <w:tc>
          <w:tcPr>
            <w:tcW w:w="0" w:type="auto"/>
            <w:tcPrChange w:id="152" w:author="Forfatter">
              <w:tcPr>
                <w:tcW w:w="1765" w:type="dxa"/>
              </w:tcPr>
            </w:tcPrChange>
          </w:tcPr>
          <w:p w14:paraId="45783858" w14:textId="34F046D2" w:rsidR="00FF7374" w:rsidRDefault="00FF7374" w:rsidP="00FF7374">
            <w:pPr>
              <w:rPr>
                <w:sz w:val="16"/>
                <w:szCs w:val="16"/>
              </w:rPr>
            </w:pPr>
            <w:del w:id="153" w:author="Forfatter">
              <w:r w:rsidDel="00351CA2">
                <w:rPr>
                  <w:sz w:val="16"/>
                  <w:szCs w:val="16"/>
                </w:rPr>
                <w:delText>FPGA_TOP_SPEC_</w:delText>
              </w:r>
            </w:del>
            <w:ins w:id="154" w:author="Forfatter">
              <w:r w:rsidR="00351CA2">
                <w:rPr>
                  <w:sz w:val="16"/>
                  <w:szCs w:val="16"/>
                </w:rPr>
                <w:t>FPGA_TOP_REQ_3</w:t>
              </w:r>
            </w:ins>
            <w:del w:id="155" w:author="Forfatter">
              <w:r w:rsidDel="00351CA2">
                <w:rPr>
                  <w:sz w:val="16"/>
                  <w:szCs w:val="16"/>
                </w:rPr>
                <w:delText>2</w:delText>
              </w:r>
            </w:del>
          </w:p>
        </w:tc>
        <w:tc>
          <w:tcPr>
            <w:tcW w:w="0" w:type="auto"/>
            <w:tcPrChange w:id="156" w:author="Forfatter">
              <w:tcPr>
                <w:tcW w:w="5065" w:type="dxa"/>
                <w:gridSpan w:val="2"/>
              </w:tcPr>
            </w:tcPrChange>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7777777" w:rsidR="00E118C1" w:rsidRDefault="00E118C1" w:rsidP="0048656E">
      <w:pPr>
        <w:rPr>
          <w:rFonts w:cs="Helvetica"/>
          <w:iCs/>
          <w:sz w:val="16"/>
          <w:szCs w:val="16"/>
        </w:rPr>
      </w:pPr>
    </w:p>
    <w:p w14:paraId="4F74BE0C" w14:textId="0C927BBE" w:rsidR="00877E26" w:rsidRDefault="00264CE7" w:rsidP="0048656E">
      <w:pPr>
        <w:rPr>
          <w:rFonts w:cs="Helvetica"/>
          <w:iCs/>
          <w:sz w:val="16"/>
          <w:szCs w:val="16"/>
        </w:rPr>
      </w:pPr>
      <w:r>
        <w:rPr>
          <w:rFonts w:cs="Helvetica"/>
          <w:iCs/>
          <w:sz w:val="16"/>
          <w:szCs w:val="16"/>
        </w:rPr>
        <w:t xml:space="preserve">A typical verification flow starts with the verification engineer specifying </w:t>
      </w:r>
      <w:ins w:id="157" w:author="Forfatter">
        <w:r w:rsidR="002861A5">
          <w:rPr>
            <w:rFonts w:cs="Helvetica"/>
            <w:iCs/>
            <w:sz w:val="16"/>
            <w:szCs w:val="16"/>
          </w:rPr>
          <w:t xml:space="preserve">one or </w:t>
        </w:r>
      </w:ins>
      <w:r>
        <w:rPr>
          <w:rFonts w:cs="Helvetica"/>
          <w:iCs/>
          <w:sz w:val="16"/>
          <w:szCs w:val="16"/>
        </w:rPr>
        <w:t>several testcases to verify all requirements</w:t>
      </w:r>
      <w:r w:rsidR="004C7790">
        <w:rPr>
          <w:rFonts w:cs="Helvetica"/>
          <w:iCs/>
          <w:sz w:val="16"/>
          <w:szCs w:val="16"/>
        </w:rPr>
        <w:t>.</w:t>
      </w:r>
      <w:r>
        <w:rPr>
          <w:rFonts w:cs="Helvetica"/>
          <w:iCs/>
          <w:sz w:val="16"/>
          <w:szCs w:val="16"/>
        </w:rPr>
        <w:t xml:space="preserve"> </w:t>
      </w:r>
      <w:r w:rsidR="00C92675">
        <w:rPr>
          <w:rFonts w:cs="Helvetica"/>
          <w:iCs/>
          <w:sz w:val="16"/>
          <w:szCs w:val="16"/>
        </w:rPr>
        <w:t xml:space="preserve">Simplified testcases mapped to the requirements in </w:t>
      </w:r>
      <w:r w:rsidR="00C92675">
        <w:rPr>
          <w:rFonts w:cs="Helvetica"/>
          <w:iCs/>
          <w:sz w:val="16"/>
          <w:szCs w:val="16"/>
        </w:rPr>
        <w:fldChar w:fldCharType="begin"/>
      </w:r>
      <w:r w:rsidR="00C92675">
        <w:rPr>
          <w:rFonts w:cs="Helvetica"/>
          <w:iCs/>
          <w:sz w:val="16"/>
          <w:szCs w:val="16"/>
        </w:rPr>
        <w:instrText xml:space="preserve"> REF _Ref529342538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1</w:t>
      </w:r>
      <w:r w:rsidR="00C92675">
        <w:rPr>
          <w:rFonts w:cs="Helvetica"/>
          <w:iCs/>
          <w:sz w:val="16"/>
          <w:szCs w:val="16"/>
        </w:rPr>
        <w:fldChar w:fldCharType="end"/>
      </w:r>
      <w:r w:rsidR="00C92675">
        <w:rPr>
          <w:rFonts w:cs="Helvetica"/>
          <w:iCs/>
          <w:sz w:val="16"/>
          <w:szCs w:val="16"/>
        </w:rPr>
        <w:t xml:space="preserve"> is listed in </w:t>
      </w:r>
      <w:r w:rsidR="00C92675">
        <w:rPr>
          <w:rFonts w:cs="Helvetica"/>
          <w:iCs/>
          <w:sz w:val="16"/>
          <w:szCs w:val="16"/>
        </w:rPr>
        <w:fldChar w:fldCharType="begin"/>
      </w:r>
      <w:r w:rsidR="00C92675">
        <w:rPr>
          <w:rFonts w:cs="Helvetica"/>
          <w:iCs/>
          <w:sz w:val="16"/>
          <w:szCs w:val="16"/>
        </w:rPr>
        <w:instrText xml:space="preserve"> REF _Ref529342944 \h  \* MERGEFORMAT </w:instrText>
      </w:r>
      <w:r w:rsidR="00C92675">
        <w:rPr>
          <w:rFonts w:cs="Helvetica"/>
          <w:iCs/>
          <w:sz w:val="16"/>
          <w:szCs w:val="16"/>
        </w:rPr>
      </w:r>
      <w:r w:rsidR="00C92675">
        <w:rPr>
          <w:rFonts w:cs="Helvetica"/>
          <w:iCs/>
          <w:sz w:val="16"/>
          <w:szCs w:val="16"/>
        </w:rPr>
        <w:fldChar w:fldCharType="separate"/>
      </w:r>
      <w:r w:rsidR="00B60499" w:rsidRPr="00B60499">
        <w:rPr>
          <w:rFonts w:cs="Helvetica"/>
          <w:iCs/>
          <w:sz w:val="16"/>
          <w:szCs w:val="16"/>
        </w:rPr>
        <w:t>Table 2</w:t>
      </w:r>
      <w:r w:rsidR="00C92675">
        <w:rPr>
          <w:rFonts w:cs="Helvetica"/>
          <w:iCs/>
          <w:sz w:val="16"/>
          <w:szCs w:val="16"/>
        </w:rPr>
        <w:fldChar w:fldCharType="end"/>
      </w:r>
      <w:r w:rsidR="00C92675">
        <w:rPr>
          <w:rFonts w:cs="Helvetica"/>
          <w:iCs/>
          <w:sz w:val="16"/>
          <w:szCs w:val="16"/>
        </w:rPr>
        <w:t>. Not</w:t>
      </w:r>
      <w:r w:rsidR="00D4064B">
        <w:rPr>
          <w:rFonts w:cs="Helvetica"/>
          <w:iCs/>
          <w:sz w:val="16"/>
          <w:szCs w:val="16"/>
        </w:rPr>
        <w:t>e</w:t>
      </w:r>
      <w:r w:rsidR="00C92675">
        <w:rPr>
          <w:rFonts w:cs="Helvetica"/>
          <w:iCs/>
          <w:sz w:val="16"/>
          <w:szCs w:val="16"/>
        </w:rPr>
        <w:t xml:space="preserve"> that this testcase description does not specify in detail how the test is performed. Requirements related to this varies between standards and </w:t>
      </w:r>
      <w:commentRangeStart w:id="158"/>
      <w:r w:rsidR="00C92675">
        <w:rPr>
          <w:rFonts w:cs="Helvetica"/>
          <w:iCs/>
          <w:sz w:val="16"/>
          <w:szCs w:val="16"/>
        </w:rPr>
        <w:t>methodologies</w:t>
      </w:r>
      <w:commentRangeEnd w:id="158"/>
      <w:r w:rsidR="003100B0">
        <w:rPr>
          <w:rStyle w:val="Merknadsreferanse"/>
        </w:rPr>
        <w:commentReference w:id="158"/>
      </w:r>
      <w:r w:rsidR="00C92675">
        <w:rPr>
          <w:rFonts w:cs="Helvetica"/>
          <w:iCs/>
          <w:sz w:val="16"/>
          <w:szCs w:val="16"/>
        </w:rPr>
        <w:t xml:space="preserve">. </w:t>
      </w:r>
    </w:p>
    <w:p w14:paraId="7047BA37" w14:textId="3686ACDF" w:rsidR="00877E26" w:rsidRPr="00C92675" w:rsidRDefault="00C92675" w:rsidP="00C92675">
      <w:pPr>
        <w:pStyle w:val="Bildetekst"/>
        <w:keepNext/>
        <w:jc w:val="center"/>
      </w:pPr>
      <w:bookmarkStart w:id="159" w:name="_Ref529342944"/>
      <w:r>
        <w:t xml:space="preserve">Table </w:t>
      </w:r>
      <w:r>
        <w:fldChar w:fldCharType="begin"/>
      </w:r>
      <w:r>
        <w:instrText xml:space="preserve"> SEQ Table \* ARABIC </w:instrText>
      </w:r>
      <w:r>
        <w:fldChar w:fldCharType="separate"/>
      </w:r>
      <w:r w:rsidR="00B60499">
        <w:rPr>
          <w:noProof/>
        </w:rPr>
        <w:t>2</w:t>
      </w:r>
      <w:r>
        <w:fldChar w:fldCharType="end"/>
      </w:r>
      <w:bookmarkEnd w:id="159"/>
      <w:r>
        <w:t xml:space="preserve"> </w:t>
      </w:r>
      <w:r w:rsidR="00C754E8">
        <w:t xml:space="preserve">Testcase to requirement mapping </w:t>
      </w:r>
      <w:r>
        <w:t>examples</w:t>
      </w:r>
    </w:p>
    <w:tbl>
      <w:tblPr>
        <w:tblStyle w:val="Tabellrutenett"/>
        <w:tblW w:w="8646" w:type="dxa"/>
        <w:jc w:val="center"/>
        <w:tblLook w:val="04A0" w:firstRow="1" w:lastRow="0" w:firstColumn="1" w:lastColumn="0" w:noHBand="0" w:noVBand="1"/>
      </w:tblPr>
      <w:tblGrid>
        <w:gridCol w:w="1914"/>
        <w:gridCol w:w="3151"/>
        <w:gridCol w:w="3581"/>
      </w:tblGrid>
      <w:tr w:rsidR="00877E26" w:rsidRPr="0088065D" w14:paraId="6CF2E32A" w14:textId="77777777" w:rsidTr="00877E26">
        <w:trPr>
          <w:jc w:val="center"/>
        </w:trPr>
        <w:tc>
          <w:tcPr>
            <w:tcW w:w="1736" w:type="dxa"/>
            <w:shd w:val="clear" w:color="auto" w:fill="E7E6E6" w:themeFill="background2"/>
          </w:tcPr>
          <w:p w14:paraId="59992E12" w14:textId="67A2B89B" w:rsidR="00877E26" w:rsidRDefault="00C754E8" w:rsidP="00877E26">
            <w:pPr>
              <w:tabs>
                <w:tab w:val="left" w:pos="5104"/>
              </w:tabs>
              <w:rPr>
                <w:b/>
                <w:sz w:val="16"/>
                <w:szCs w:val="16"/>
              </w:rPr>
            </w:pPr>
            <w:r>
              <w:rPr>
                <w:b/>
                <w:sz w:val="16"/>
                <w:szCs w:val="16"/>
              </w:rPr>
              <w:t>Testcase</w:t>
            </w:r>
          </w:p>
        </w:tc>
        <w:tc>
          <w:tcPr>
            <w:tcW w:w="1934" w:type="dxa"/>
            <w:shd w:val="clear" w:color="auto" w:fill="E7E6E6" w:themeFill="background2"/>
          </w:tcPr>
          <w:p w14:paraId="1448ED01" w14:textId="2DC01AF0" w:rsidR="00877E26" w:rsidRPr="0088065D" w:rsidRDefault="00C754E8" w:rsidP="00877E26">
            <w:pPr>
              <w:tabs>
                <w:tab w:val="left" w:pos="5104"/>
              </w:tabs>
              <w:rPr>
                <w:b/>
                <w:sz w:val="16"/>
                <w:szCs w:val="16"/>
              </w:rPr>
            </w:pPr>
            <w:r>
              <w:rPr>
                <w:b/>
                <w:sz w:val="16"/>
                <w:szCs w:val="16"/>
              </w:rPr>
              <w:t>Verifies r</w:t>
            </w:r>
            <w:r w:rsidRPr="0088065D">
              <w:rPr>
                <w:b/>
                <w:sz w:val="16"/>
                <w:szCs w:val="16"/>
              </w:rPr>
              <w:t>equirement</w:t>
            </w:r>
          </w:p>
        </w:tc>
        <w:tc>
          <w:tcPr>
            <w:tcW w:w="4976" w:type="dxa"/>
            <w:shd w:val="clear" w:color="auto" w:fill="E7E6E6" w:themeFill="background2"/>
          </w:tcPr>
          <w:p w14:paraId="4CB8E9EC" w14:textId="54A679A1" w:rsidR="00877E26" w:rsidRPr="0088065D" w:rsidRDefault="00877E26" w:rsidP="00877E26">
            <w:pPr>
              <w:rPr>
                <w:b/>
                <w:sz w:val="16"/>
                <w:szCs w:val="16"/>
              </w:rPr>
            </w:pPr>
            <w:r w:rsidRPr="0088065D">
              <w:rPr>
                <w:b/>
                <w:sz w:val="16"/>
                <w:szCs w:val="16"/>
              </w:rPr>
              <w:t>Description</w:t>
            </w:r>
            <w:r>
              <w:rPr>
                <w:b/>
                <w:sz w:val="16"/>
                <w:szCs w:val="16"/>
              </w:rPr>
              <w:t xml:space="preserve"> (simplified!)</w:t>
            </w:r>
          </w:p>
        </w:tc>
      </w:tr>
      <w:tr w:rsidR="00877E26" w:rsidRPr="00A43C3F" w14:paraId="06A8B40F" w14:textId="77777777" w:rsidTr="00877E26">
        <w:trPr>
          <w:trHeight w:val="273"/>
          <w:jc w:val="center"/>
        </w:trPr>
        <w:tc>
          <w:tcPr>
            <w:tcW w:w="1736" w:type="dxa"/>
          </w:tcPr>
          <w:p w14:paraId="0298DFD6" w14:textId="2932B4C1" w:rsidR="00877E26" w:rsidRDefault="00C754E8" w:rsidP="00877E26">
            <w:pPr>
              <w:rPr>
                <w:sz w:val="16"/>
                <w:szCs w:val="16"/>
              </w:rPr>
            </w:pPr>
            <w:r>
              <w:rPr>
                <w:sz w:val="16"/>
                <w:szCs w:val="16"/>
              </w:rPr>
              <w:t>TC_UART_BAUDRATE</w:t>
            </w:r>
          </w:p>
        </w:tc>
        <w:tc>
          <w:tcPr>
            <w:tcW w:w="1934" w:type="dxa"/>
          </w:tcPr>
          <w:p w14:paraId="3D01B9B2" w14:textId="1B09A5DA" w:rsidR="00877E26" w:rsidRPr="00A43C3F" w:rsidRDefault="00C754E8" w:rsidP="00877E26">
            <w:pPr>
              <w:rPr>
                <w:sz w:val="16"/>
                <w:szCs w:val="16"/>
              </w:rPr>
            </w:pPr>
            <w:del w:id="160" w:author="Forfatter">
              <w:r w:rsidDel="00351CA2">
                <w:rPr>
                  <w:sz w:val="16"/>
                  <w:szCs w:val="16"/>
                </w:rPr>
                <w:delText>FPGA_TOP_SPEC_</w:delText>
              </w:r>
            </w:del>
            <w:ins w:id="161" w:author="Forfatter">
              <w:r w:rsidR="00351CA2">
                <w:rPr>
                  <w:sz w:val="16"/>
                  <w:szCs w:val="16"/>
                </w:rPr>
                <w:t>FPGA_TOP_REQ_</w:t>
              </w:r>
            </w:ins>
            <w:r>
              <w:rPr>
                <w:sz w:val="16"/>
                <w:szCs w:val="16"/>
              </w:rPr>
              <w:t>1</w:t>
            </w:r>
          </w:p>
        </w:tc>
        <w:tc>
          <w:tcPr>
            <w:tcW w:w="4976" w:type="dxa"/>
          </w:tcPr>
          <w:p w14:paraId="063DA9D3" w14:textId="11663C5A" w:rsidR="00877E26" w:rsidRPr="00A43C3F" w:rsidRDefault="00877E26" w:rsidP="00877E26">
            <w:pPr>
              <w:tabs>
                <w:tab w:val="left" w:pos="1026"/>
                <w:tab w:val="left" w:pos="1877"/>
                <w:tab w:val="left" w:pos="4820"/>
              </w:tabs>
              <w:spacing w:before="20" w:after="20" w:line="20" w:lineRule="atLeast"/>
              <w:rPr>
                <w:sz w:val="16"/>
                <w:szCs w:val="16"/>
              </w:rPr>
            </w:pPr>
            <w:r>
              <w:rPr>
                <w:sz w:val="16"/>
                <w:szCs w:val="16"/>
              </w:rPr>
              <w:t>A set of random UART messages shall be sent to the DUT UART interface, with a baud rate of 9600kbps. It will be verified that all messages are received correctly by the DUT.</w:t>
            </w:r>
          </w:p>
        </w:tc>
      </w:tr>
      <w:tr w:rsidR="00877E26" w14:paraId="3B84BEEF" w14:textId="77777777" w:rsidTr="00877E26">
        <w:trPr>
          <w:trHeight w:val="279"/>
          <w:jc w:val="center"/>
        </w:trPr>
        <w:tc>
          <w:tcPr>
            <w:tcW w:w="1736" w:type="dxa"/>
          </w:tcPr>
          <w:p w14:paraId="6441608C" w14:textId="1867A73E" w:rsidR="00877E26" w:rsidRDefault="00C754E8" w:rsidP="00877E26">
            <w:pPr>
              <w:rPr>
                <w:sz w:val="16"/>
                <w:szCs w:val="16"/>
              </w:rPr>
            </w:pPr>
            <w:r>
              <w:rPr>
                <w:sz w:val="16"/>
                <w:szCs w:val="16"/>
              </w:rPr>
              <w:t xml:space="preserve">TC_TOP_RESET </w:t>
            </w:r>
          </w:p>
        </w:tc>
        <w:tc>
          <w:tcPr>
            <w:tcW w:w="1934" w:type="dxa"/>
          </w:tcPr>
          <w:p w14:paraId="111063F7" w14:textId="5C2C51B1" w:rsidR="00877E26" w:rsidRDefault="00C754E8" w:rsidP="00877E26">
            <w:pPr>
              <w:rPr>
                <w:sz w:val="16"/>
                <w:szCs w:val="16"/>
              </w:rPr>
            </w:pPr>
            <w:del w:id="162" w:author="Forfatter">
              <w:r w:rsidDel="00351CA2">
                <w:rPr>
                  <w:sz w:val="16"/>
                  <w:szCs w:val="16"/>
                </w:rPr>
                <w:delText>FPGA_TOP_SPEC_</w:delText>
              </w:r>
            </w:del>
            <w:ins w:id="163" w:author="Forfatter">
              <w:r w:rsidR="00351CA2">
                <w:rPr>
                  <w:sz w:val="16"/>
                  <w:szCs w:val="16"/>
                </w:rPr>
                <w:t>FPGA_TOP_REQ_</w:t>
              </w:r>
            </w:ins>
            <w:r>
              <w:rPr>
                <w:sz w:val="16"/>
                <w:szCs w:val="16"/>
              </w:rPr>
              <w:t>2</w:t>
            </w:r>
          </w:p>
        </w:tc>
        <w:tc>
          <w:tcPr>
            <w:tcW w:w="4976" w:type="dxa"/>
          </w:tcPr>
          <w:p w14:paraId="3CD7BD44" w14:textId="2735B8AC" w:rsidR="00877E26" w:rsidRDefault="00877E26" w:rsidP="00877E26">
            <w:pPr>
              <w:tabs>
                <w:tab w:val="left" w:pos="1026"/>
                <w:tab w:val="left" w:pos="1877"/>
                <w:tab w:val="left" w:pos="4820"/>
              </w:tabs>
              <w:spacing w:before="20" w:after="20" w:line="20" w:lineRule="atLeast"/>
              <w:rPr>
                <w:sz w:val="16"/>
                <w:szCs w:val="16"/>
              </w:rPr>
            </w:pPr>
            <w:r>
              <w:rPr>
                <w:sz w:val="16"/>
                <w:szCs w:val="16"/>
              </w:rPr>
              <w:t>The reset will be set low and it will be verified that all I/O are set in their defined reset state. The reset shall then be set high and it will be verified that the DUT can be operated as normal.</w:t>
            </w:r>
          </w:p>
        </w:tc>
      </w:tr>
    </w:tbl>
    <w:p w14:paraId="1BDBB18C" w14:textId="77777777" w:rsidR="00877E26" w:rsidRDefault="00877E26" w:rsidP="0048656E">
      <w:pPr>
        <w:rPr>
          <w:rFonts w:cs="Helvetica"/>
          <w:iCs/>
          <w:sz w:val="16"/>
          <w:szCs w:val="16"/>
        </w:rPr>
      </w:pPr>
    </w:p>
    <w:p w14:paraId="4FFCBB57" w14:textId="1F636A11" w:rsidR="00C754E8" w:rsidRDefault="004C7790" w:rsidP="0048656E">
      <w:pPr>
        <w:rPr>
          <w:rFonts w:cs="Helvetica"/>
          <w:iCs/>
          <w:sz w:val="16"/>
          <w:szCs w:val="16"/>
        </w:rPr>
      </w:pPr>
      <w:r>
        <w:rPr>
          <w:rFonts w:cs="Helvetica"/>
          <w:iCs/>
          <w:sz w:val="16"/>
          <w:szCs w:val="16"/>
        </w:rPr>
        <w:t xml:space="preserve">After </w:t>
      </w:r>
      <w:proofErr w:type="gramStart"/>
      <w:r>
        <w:rPr>
          <w:rFonts w:cs="Helvetica"/>
          <w:iCs/>
          <w:sz w:val="16"/>
          <w:szCs w:val="16"/>
        </w:rPr>
        <w:t>all</w:t>
      </w:r>
      <w:proofErr w:type="gramEnd"/>
      <w:r>
        <w:rPr>
          <w:rFonts w:cs="Helvetica"/>
          <w:iCs/>
          <w:sz w:val="16"/>
          <w:szCs w:val="16"/>
        </w:rPr>
        <w:t xml:space="preserve"> testcases passes, the verification engineer will</w:t>
      </w:r>
      <w:r w:rsidR="00264CE7">
        <w:rPr>
          <w:rFonts w:cs="Helvetica"/>
          <w:iCs/>
          <w:sz w:val="16"/>
          <w:szCs w:val="16"/>
        </w:rPr>
        <w:t xml:space="preserve"> </w:t>
      </w:r>
      <w:r w:rsidR="00843B46">
        <w:rPr>
          <w:rFonts w:cs="Helvetica"/>
          <w:iCs/>
          <w:sz w:val="16"/>
          <w:szCs w:val="16"/>
        </w:rPr>
        <w:t>write a report stating that all</w:t>
      </w:r>
      <w:r w:rsidR="00264CE7">
        <w:rPr>
          <w:rFonts w:cs="Helvetica"/>
          <w:iCs/>
          <w:sz w:val="16"/>
          <w:szCs w:val="16"/>
        </w:rPr>
        <w:t xml:space="preserve"> the requirement</w:t>
      </w:r>
      <w:r w:rsidR="00843B46">
        <w:rPr>
          <w:rFonts w:cs="Helvetica"/>
          <w:iCs/>
          <w:sz w:val="16"/>
          <w:szCs w:val="16"/>
        </w:rPr>
        <w:t>s</w:t>
      </w:r>
      <w:r w:rsidR="00264CE7">
        <w:rPr>
          <w:rFonts w:cs="Helvetica"/>
          <w:iCs/>
          <w:sz w:val="16"/>
          <w:szCs w:val="16"/>
        </w:rPr>
        <w:t xml:space="preserve"> ha</w:t>
      </w:r>
      <w:r w:rsidR="00843B46">
        <w:rPr>
          <w:rFonts w:cs="Helvetica"/>
          <w:iCs/>
          <w:sz w:val="16"/>
          <w:szCs w:val="16"/>
        </w:rPr>
        <w:t>ve</w:t>
      </w:r>
      <w:r w:rsidR="00264CE7">
        <w:rPr>
          <w:rFonts w:cs="Helvetica"/>
          <w:iCs/>
          <w:sz w:val="16"/>
          <w:szCs w:val="16"/>
        </w:rPr>
        <w:t xml:space="preserve"> been verified. </w:t>
      </w:r>
      <w:r w:rsidR="00C754E8">
        <w:rPr>
          <w:rFonts w:cs="Helvetica"/>
          <w:iCs/>
          <w:sz w:val="16"/>
          <w:szCs w:val="16"/>
        </w:rPr>
        <w:t xml:space="preserve">One of the key components in a verification report is the compliancy statements, which is a requirement to testcase mapping. An example of this can be seen in </w:t>
      </w:r>
      <w:r w:rsidR="00C754E8">
        <w:rPr>
          <w:rFonts w:cs="Helvetica"/>
          <w:iCs/>
          <w:sz w:val="16"/>
          <w:szCs w:val="16"/>
        </w:rPr>
        <w:fldChar w:fldCharType="begin"/>
      </w:r>
      <w:r w:rsidR="00C754E8">
        <w:rPr>
          <w:rFonts w:cs="Helvetica"/>
          <w:iCs/>
          <w:sz w:val="16"/>
          <w:szCs w:val="16"/>
        </w:rPr>
        <w:instrText xml:space="preserve"> REF _Ref529343393 \h  \* MERGEFORMAT </w:instrText>
      </w:r>
      <w:r w:rsidR="00C754E8">
        <w:rPr>
          <w:rFonts w:cs="Helvetica"/>
          <w:iCs/>
          <w:sz w:val="16"/>
          <w:szCs w:val="16"/>
        </w:rPr>
      </w:r>
      <w:r w:rsidR="00C754E8">
        <w:rPr>
          <w:rFonts w:cs="Helvetica"/>
          <w:iCs/>
          <w:sz w:val="16"/>
          <w:szCs w:val="16"/>
        </w:rPr>
        <w:fldChar w:fldCharType="separate"/>
      </w:r>
      <w:r w:rsidR="00B60499" w:rsidRPr="00B60499">
        <w:rPr>
          <w:rFonts w:cs="Helvetica"/>
          <w:iCs/>
          <w:sz w:val="16"/>
          <w:szCs w:val="16"/>
        </w:rPr>
        <w:t>Table 3</w:t>
      </w:r>
      <w:r w:rsidR="00C754E8">
        <w:rPr>
          <w:rFonts w:cs="Helvetica"/>
          <w:iCs/>
          <w:sz w:val="16"/>
          <w:szCs w:val="16"/>
        </w:rPr>
        <w:fldChar w:fldCharType="end"/>
      </w:r>
      <w:r w:rsidR="00C754E8">
        <w:rPr>
          <w:rFonts w:cs="Helvetica"/>
          <w:iCs/>
          <w:sz w:val="16"/>
          <w:szCs w:val="16"/>
        </w:rPr>
        <w:t>.</w:t>
      </w:r>
    </w:p>
    <w:p w14:paraId="6D9DAFD6" w14:textId="26E3D71E" w:rsidR="00C754E8" w:rsidRPr="00C754E8" w:rsidRDefault="00C754E8" w:rsidP="00C754E8">
      <w:pPr>
        <w:pStyle w:val="Bildetekst"/>
        <w:keepNext/>
        <w:jc w:val="center"/>
      </w:pPr>
      <w:bookmarkStart w:id="164" w:name="_Ref529343393"/>
      <w:r>
        <w:t xml:space="preserve">Table </w:t>
      </w:r>
      <w:r>
        <w:fldChar w:fldCharType="begin"/>
      </w:r>
      <w:r>
        <w:instrText xml:space="preserve"> SEQ Table \* ARABIC </w:instrText>
      </w:r>
      <w:r>
        <w:fldChar w:fldCharType="separate"/>
      </w:r>
      <w:r w:rsidR="00B60499">
        <w:rPr>
          <w:noProof/>
        </w:rPr>
        <w:t>3</w:t>
      </w:r>
      <w:r>
        <w:fldChar w:fldCharType="end"/>
      </w:r>
      <w:bookmarkEnd w:id="164"/>
      <w:r>
        <w:t xml:space="preserve"> Requirement to tes</w:t>
      </w:r>
      <w:r w:rsidR="00B40B1C">
        <w:t>t</w:t>
      </w:r>
      <w:r>
        <w:t>case mapping in the verification report</w:t>
      </w:r>
    </w:p>
    <w:tbl>
      <w:tblPr>
        <w:tblStyle w:val="Tabellrutenett"/>
        <w:tblW w:w="4901" w:type="dxa"/>
        <w:jc w:val="center"/>
        <w:tblLook w:val="04A0" w:firstRow="1" w:lastRow="0" w:firstColumn="1" w:lastColumn="0" w:noHBand="0" w:noVBand="1"/>
      </w:tblPr>
      <w:tblGrid>
        <w:gridCol w:w="3151"/>
        <w:gridCol w:w="1914"/>
        <w:gridCol w:w="1150"/>
      </w:tblGrid>
      <w:tr w:rsidR="00C754E8" w:rsidRPr="0088065D" w14:paraId="64214EED" w14:textId="77777777" w:rsidTr="00C754E8">
        <w:trPr>
          <w:jc w:val="center"/>
        </w:trPr>
        <w:tc>
          <w:tcPr>
            <w:tcW w:w="1736" w:type="dxa"/>
            <w:shd w:val="clear" w:color="auto" w:fill="E7E6E6" w:themeFill="background2"/>
          </w:tcPr>
          <w:p w14:paraId="3BA88536" w14:textId="77777777" w:rsidR="00C754E8" w:rsidRDefault="00C754E8" w:rsidP="00934112">
            <w:pPr>
              <w:tabs>
                <w:tab w:val="left" w:pos="5104"/>
              </w:tabs>
              <w:rPr>
                <w:b/>
                <w:sz w:val="16"/>
                <w:szCs w:val="16"/>
              </w:rPr>
            </w:pPr>
            <w:r w:rsidRPr="0088065D">
              <w:rPr>
                <w:b/>
                <w:sz w:val="16"/>
                <w:szCs w:val="16"/>
              </w:rPr>
              <w:t>Requirement Number</w:t>
            </w:r>
          </w:p>
        </w:tc>
        <w:tc>
          <w:tcPr>
            <w:tcW w:w="1934" w:type="dxa"/>
            <w:shd w:val="clear" w:color="auto" w:fill="E7E6E6" w:themeFill="background2"/>
          </w:tcPr>
          <w:p w14:paraId="4B0B45C1" w14:textId="0DC06C8C" w:rsidR="00C754E8" w:rsidRPr="0088065D" w:rsidRDefault="00C754E8" w:rsidP="00934112">
            <w:pPr>
              <w:tabs>
                <w:tab w:val="left" w:pos="5104"/>
              </w:tabs>
              <w:rPr>
                <w:b/>
                <w:sz w:val="16"/>
                <w:szCs w:val="16"/>
              </w:rPr>
            </w:pPr>
            <w:r>
              <w:rPr>
                <w:b/>
                <w:sz w:val="16"/>
                <w:szCs w:val="16"/>
              </w:rPr>
              <w:t>Tested by testcase</w:t>
            </w:r>
          </w:p>
        </w:tc>
        <w:tc>
          <w:tcPr>
            <w:tcW w:w="1231" w:type="dxa"/>
            <w:shd w:val="clear" w:color="auto" w:fill="E7E6E6" w:themeFill="background2"/>
          </w:tcPr>
          <w:p w14:paraId="0A7FCE7D" w14:textId="46522862" w:rsidR="00C754E8" w:rsidRPr="0088065D" w:rsidRDefault="00C754E8" w:rsidP="00934112">
            <w:pPr>
              <w:rPr>
                <w:b/>
                <w:sz w:val="16"/>
                <w:szCs w:val="16"/>
              </w:rPr>
            </w:pPr>
            <w:r>
              <w:rPr>
                <w:b/>
                <w:sz w:val="16"/>
                <w:szCs w:val="16"/>
              </w:rPr>
              <w:t>Compliancy</w:t>
            </w:r>
          </w:p>
        </w:tc>
      </w:tr>
      <w:tr w:rsidR="00C754E8" w:rsidRPr="00A43C3F" w14:paraId="10487C57" w14:textId="77777777" w:rsidTr="00C754E8">
        <w:trPr>
          <w:trHeight w:val="273"/>
          <w:jc w:val="center"/>
        </w:trPr>
        <w:tc>
          <w:tcPr>
            <w:tcW w:w="1736" w:type="dxa"/>
          </w:tcPr>
          <w:p w14:paraId="6CDDB8CE" w14:textId="2B46E7AA" w:rsidR="00C754E8" w:rsidRDefault="00C754E8" w:rsidP="00934112">
            <w:pPr>
              <w:rPr>
                <w:sz w:val="16"/>
                <w:szCs w:val="16"/>
              </w:rPr>
            </w:pPr>
            <w:del w:id="165" w:author="Forfatter">
              <w:r w:rsidDel="00351CA2">
                <w:rPr>
                  <w:sz w:val="16"/>
                  <w:szCs w:val="16"/>
                </w:rPr>
                <w:delText>FPGA_TOP_SPEC_</w:delText>
              </w:r>
            </w:del>
            <w:ins w:id="166" w:author="Forfatter">
              <w:r w:rsidR="00351CA2">
                <w:rPr>
                  <w:sz w:val="16"/>
                  <w:szCs w:val="16"/>
                </w:rPr>
                <w:t>FPGA_TOP_REQ_</w:t>
              </w:r>
            </w:ins>
            <w:r>
              <w:rPr>
                <w:sz w:val="16"/>
                <w:szCs w:val="16"/>
              </w:rPr>
              <w:t>1</w:t>
            </w:r>
          </w:p>
        </w:tc>
        <w:tc>
          <w:tcPr>
            <w:tcW w:w="1934" w:type="dxa"/>
          </w:tcPr>
          <w:p w14:paraId="1107A775" w14:textId="77777777" w:rsidR="00C754E8" w:rsidRPr="00A43C3F" w:rsidRDefault="00C754E8" w:rsidP="00934112">
            <w:pPr>
              <w:rPr>
                <w:sz w:val="16"/>
                <w:szCs w:val="16"/>
              </w:rPr>
            </w:pPr>
            <w:r>
              <w:rPr>
                <w:sz w:val="16"/>
                <w:szCs w:val="16"/>
              </w:rPr>
              <w:t>TC_UART_BAUDRATE</w:t>
            </w:r>
          </w:p>
        </w:tc>
        <w:tc>
          <w:tcPr>
            <w:tcW w:w="1231" w:type="dxa"/>
          </w:tcPr>
          <w:p w14:paraId="6DAFE747" w14:textId="4CDBD6E2" w:rsidR="00C754E8" w:rsidRPr="00A43C3F"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r w:rsidR="00C754E8" w14:paraId="78A0CB67" w14:textId="77777777" w:rsidTr="00C754E8">
        <w:trPr>
          <w:trHeight w:val="279"/>
          <w:jc w:val="center"/>
        </w:trPr>
        <w:tc>
          <w:tcPr>
            <w:tcW w:w="1736" w:type="dxa"/>
          </w:tcPr>
          <w:p w14:paraId="47D6DEA9" w14:textId="5A3241F8" w:rsidR="00C754E8" w:rsidRDefault="00C754E8" w:rsidP="00934112">
            <w:pPr>
              <w:rPr>
                <w:sz w:val="16"/>
                <w:szCs w:val="16"/>
              </w:rPr>
            </w:pPr>
            <w:del w:id="167" w:author="Forfatter">
              <w:r w:rsidDel="00351CA2">
                <w:rPr>
                  <w:sz w:val="16"/>
                  <w:szCs w:val="16"/>
                </w:rPr>
                <w:delText>FPGA_TOP_SPEC_</w:delText>
              </w:r>
            </w:del>
            <w:ins w:id="168" w:author="Forfatter">
              <w:r w:rsidR="00351CA2">
                <w:rPr>
                  <w:sz w:val="16"/>
                  <w:szCs w:val="16"/>
                </w:rPr>
                <w:t>FPGA_TOP_REQ_</w:t>
              </w:r>
            </w:ins>
            <w:r>
              <w:rPr>
                <w:sz w:val="16"/>
                <w:szCs w:val="16"/>
              </w:rPr>
              <w:t>2</w:t>
            </w:r>
          </w:p>
        </w:tc>
        <w:tc>
          <w:tcPr>
            <w:tcW w:w="1934" w:type="dxa"/>
          </w:tcPr>
          <w:p w14:paraId="1928D70F" w14:textId="77777777" w:rsidR="00C754E8" w:rsidRDefault="00C754E8" w:rsidP="00934112">
            <w:pPr>
              <w:rPr>
                <w:sz w:val="16"/>
                <w:szCs w:val="16"/>
              </w:rPr>
            </w:pPr>
            <w:r>
              <w:rPr>
                <w:sz w:val="16"/>
                <w:szCs w:val="16"/>
              </w:rPr>
              <w:t>TC_TOP_RESET</w:t>
            </w:r>
          </w:p>
        </w:tc>
        <w:tc>
          <w:tcPr>
            <w:tcW w:w="1231" w:type="dxa"/>
          </w:tcPr>
          <w:p w14:paraId="4ECF0FDF" w14:textId="0C2AEC39" w:rsidR="00C754E8" w:rsidRDefault="00C754E8" w:rsidP="00934112">
            <w:pPr>
              <w:tabs>
                <w:tab w:val="left" w:pos="1026"/>
                <w:tab w:val="left" w:pos="1877"/>
                <w:tab w:val="left" w:pos="4820"/>
              </w:tabs>
              <w:spacing w:before="20" w:after="20" w:line="20" w:lineRule="atLeast"/>
              <w:rPr>
                <w:sz w:val="16"/>
                <w:szCs w:val="16"/>
              </w:rPr>
            </w:pPr>
            <w:r>
              <w:rPr>
                <w:sz w:val="16"/>
                <w:szCs w:val="16"/>
              </w:rPr>
              <w:t>COMPLIANT</w:t>
            </w:r>
          </w:p>
        </w:tc>
      </w:tr>
    </w:tbl>
    <w:p w14:paraId="7F2C9E2C" w14:textId="77777777" w:rsidR="00C754E8" w:rsidRDefault="00C754E8" w:rsidP="0048656E">
      <w:pPr>
        <w:rPr>
          <w:rFonts w:cs="Helvetica"/>
          <w:iCs/>
          <w:sz w:val="16"/>
          <w:szCs w:val="16"/>
        </w:rPr>
      </w:pPr>
    </w:p>
    <w:p w14:paraId="127367ED" w14:textId="77777777" w:rsidR="00B2599E" w:rsidRDefault="00B2599E" w:rsidP="0048656E">
      <w:pPr>
        <w:rPr>
          <w:rFonts w:cs="Helvetica"/>
          <w:iCs/>
          <w:sz w:val="16"/>
          <w:szCs w:val="16"/>
        </w:rPr>
      </w:pPr>
    </w:p>
    <w:p w14:paraId="3E274EF3" w14:textId="67FD3FC3" w:rsidR="00843B46" w:rsidRDefault="00843B46" w:rsidP="0048656E">
      <w:pPr>
        <w:rPr>
          <w:rFonts w:cs="Helvetica"/>
          <w:iCs/>
          <w:sz w:val="16"/>
          <w:szCs w:val="16"/>
        </w:rPr>
      </w:pPr>
      <w:r>
        <w:rPr>
          <w:rFonts w:cs="Helvetica"/>
          <w:iCs/>
          <w:sz w:val="16"/>
          <w:szCs w:val="16"/>
        </w:rPr>
        <w:t xml:space="preserve">In many cases </w:t>
      </w:r>
      <w:r w:rsidR="00B2599E">
        <w:rPr>
          <w:rFonts w:cs="Helvetica"/>
          <w:iCs/>
          <w:sz w:val="16"/>
          <w:szCs w:val="16"/>
        </w:rPr>
        <w:t>it is sufficient to do this process manually</w:t>
      </w:r>
      <w:r>
        <w:rPr>
          <w:rFonts w:cs="Helvetica"/>
          <w:iCs/>
          <w:sz w:val="16"/>
          <w:szCs w:val="16"/>
        </w:rPr>
        <w:t xml:space="preserve">. However, when working on larger projects with multiple re-iterations </w:t>
      </w:r>
      <w:r w:rsidR="00DC7FC6">
        <w:rPr>
          <w:rFonts w:cs="Helvetica"/>
          <w:iCs/>
          <w:sz w:val="16"/>
          <w:szCs w:val="16"/>
        </w:rPr>
        <w:t>or</w:t>
      </w:r>
      <w:r>
        <w:rPr>
          <w:rFonts w:cs="Helvetica"/>
          <w:iCs/>
          <w:sz w:val="16"/>
          <w:szCs w:val="16"/>
        </w:rPr>
        <w:t xml:space="preserve"> testcases that are constantly changing, it is a good idea to automate this process. By outsourcing requirement compliancy reporting to the VHDL testbench, the verification engineer does not have to constantly evaluate each testcase to verify that it still addresses the requirement it is supposed to verify. Additionally, it will save time for the verification engineer if a report is generated where each requirement is listed as compliant or non-compliant. This list can be used </w:t>
      </w:r>
      <w:r w:rsidR="00DC7FC6">
        <w:rPr>
          <w:rFonts w:cs="Helvetica"/>
          <w:iCs/>
          <w:sz w:val="16"/>
          <w:szCs w:val="16"/>
        </w:rPr>
        <w:t xml:space="preserve">directly </w:t>
      </w:r>
      <w:r>
        <w:rPr>
          <w:rFonts w:cs="Helvetica"/>
          <w:iCs/>
          <w:sz w:val="16"/>
          <w:szCs w:val="16"/>
        </w:rPr>
        <w:t>in the verification report.</w:t>
      </w:r>
    </w:p>
    <w:p w14:paraId="01C9F898" w14:textId="3C5281FC" w:rsidR="00E33D70" w:rsidRDefault="00E33D70" w:rsidP="0048656E">
      <w:pPr>
        <w:rPr>
          <w:rFonts w:cs="Helvetica"/>
          <w:iCs/>
          <w:sz w:val="16"/>
          <w:szCs w:val="16"/>
        </w:rPr>
      </w:pPr>
    </w:p>
    <w:p w14:paraId="4451852E" w14:textId="77777777" w:rsidR="00E33D70" w:rsidRDefault="00E33D70" w:rsidP="0048656E">
      <w:pPr>
        <w:rPr>
          <w:rFonts w:cs="Helvetica"/>
          <w:iCs/>
          <w:sz w:val="16"/>
          <w:szCs w:val="16"/>
        </w:rPr>
      </w:pPr>
    </w:p>
    <w:p w14:paraId="4A8992A4" w14:textId="5BE01234" w:rsidR="00264CE7" w:rsidRDefault="00843B46" w:rsidP="0048656E">
      <w:pPr>
        <w:rPr>
          <w:rFonts w:cs="Helvetica"/>
          <w:iCs/>
          <w:sz w:val="16"/>
          <w:szCs w:val="16"/>
        </w:rPr>
      </w:pPr>
      <w:r>
        <w:rPr>
          <w:rFonts w:cs="Helvetica"/>
          <w:iCs/>
          <w:sz w:val="16"/>
          <w:szCs w:val="16"/>
        </w:rPr>
        <w:t xml:space="preserve">  </w:t>
      </w:r>
    </w:p>
    <w:p w14:paraId="2AF218E7" w14:textId="04AC9891" w:rsidR="00B60499" w:rsidRPr="00B60499" w:rsidRDefault="0048656E" w:rsidP="00B60499">
      <w:pPr>
        <w:rPr>
          <w:rFonts w:cs="Helvetica"/>
          <w:sz w:val="16"/>
          <w:szCs w:val="16"/>
        </w:rPr>
      </w:pPr>
      <w:r w:rsidRPr="00F32DBE">
        <w:rPr>
          <w:rFonts w:cs="Helvetica"/>
          <w:iCs/>
          <w:sz w:val="16"/>
          <w:szCs w:val="16"/>
        </w:rPr>
        <w:t xml:space="preserve">The UVVM Specification </w:t>
      </w:r>
      <w:r w:rsidR="00B3742E">
        <w:rPr>
          <w:rFonts w:cs="Helvetica"/>
          <w:iCs/>
          <w:sz w:val="16"/>
          <w:szCs w:val="16"/>
        </w:rPr>
        <w:t>Coverage</w:t>
      </w:r>
      <w:r w:rsidRPr="00F32DBE">
        <w:rPr>
          <w:rFonts w:cs="Helvetica"/>
          <w:iCs/>
          <w:sz w:val="16"/>
          <w:szCs w:val="16"/>
        </w:rPr>
        <w:t xml:space="preserve"> support component is an extension to the UVVM package</w:t>
      </w:r>
      <w:r w:rsidR="00843B46">
        <w:rPr>
          <w:rFonts w:cs="Helvetica"/>
          <w:iCs/>
          <w:sz w:val="16"/>
          <w:szCs w:val="16"/>
        </w:rPr>
        <w:t>,</w:t>
      </w:r>
      <w:r w:rsidRPr="00F32DBE">
        <w:rPr>
          <w:rFonts w:cs="Helvetica"/>
          <w:iCs/>
          <w:sz w:val="16"/>
          <w:szCs w:val="16"/>
        </w:rPr>
        <w:t xml:space="preserve"> consisting of a set of new VHDL methods for logging requirement compliancy and a post-processing Python script for generating a report based on a requirement specification and the simulation results.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00B60499" w:rsidRPr="00B60499">
        <w:rPr>
          <w:rFonts w:cs="Helvetica"/>
          <w:sz w:val="16"/>
          <w:szCs w:val="16"/>
        </w:rPr>
        <w:t xml:space="preserve">Figure </w:t>
      </w:r>
      <w:r w:rsidR="00B60499"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shows </w:t>
      </w:r>
      <w:r w:rsidR="00877E26" w:rsidRPr="00F32DBE">
        <w:rPr>
          <w:rFonts w:eastAsiaTheme="minorEastAsia" w:cs="Helvetica"/>
          <w:sz w:val="16"/>
          <w:szCs w:val="16"/>
        </w:rPr>
        <w:t>an</w:t>
      </w:r>
      <w:r w:rsidR="003A5E95">
        <w:rPr>
          <w:rFonts w:eastAsiaTheme="minorEastAsia" w:cs="Helvetica"/>
          <w:sz w:val="16"/>
          <w:szCs w:val="16"/>
        </w:rPr>
        <w:t xml:space="preserve"> example of basic</w:t>
      </w:r>
      <w:r w:rsidR="00F32DBE" w:rsidRPr="00F32DBE">
        <w:rPr>
          <w:rFonts w:eastAsiaTheme="minorEastAsia" w:cs="Helvetica"/>
          <w:sz w:val="16"/>
          <w:szCs w:val="16"/>
        </w:rPr>
        <w:t xml:space="preserve"> </w:t>
      </w:r>
      <w:r w:rsidR="003A5E95">
        <w:rPr>
          <w:rFonts w:eastAsiaTheme="minorEastAsia" w:cs="Helvetica"/>
          <w:sz w:val="16"/>
          <w:szCs w:val="16"/>
        </w:rPr>
        <w:t>S</w:t>
      </w:r>
      <w:r w:rsidR="00F32DBE" w:rsidRPr="00F32DBE">
        <w:rPr>
          <w:rFonts w:eastAsiaTheme="minorEastAsia" w:cs="Helvetica"/>
          <w:sz w:val="16"/>
          <w:szCs w:val="16"/>
        </w:rPr>
        <w:t xml:space="preserve">pecification </w:t>
      </w:r>
      <w:r w:rsidR="007C6A9D">
        <w:rPr>
          <w:rFonts w:eastAsiaTheme="minorEastAsia" w:cs="Helvetica"/>
          <w:sz w:val="16"/>
          <w:szCs w:val="16"/>
        </w:rPr>
        <w:t>Coverage</w:t>
      </w:r>
      <w:r w:rsidR="00F32DBE" w:rsidRPr="00F32DBE">
        <w:rPr>
          <w:rFonts w:eastAsiaTheme="minorEastAsia" w:cs="Helvetica"/>
          <w:sz w:val="16"/>
          <w:szCs w:val="16"/>
        </w:rPr>
        <w:t xml:space="preserve"> usage.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_Ref528653419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p>
    <w:p w14:paraId="137F6608" w14:textId="798412D3" w:rsidR="00F32DBE" w:rsidRPr="00F32DBE" w:rsidRDefault="00B60499" w:rsidP="00F32DBE">
      <w:pPr>
        <w:rPr>
          <w:rFonts w:eastAsiaTheme="minorEastAsia" w:cs="Helvetica"/>
          <w:sz w:val="16"/>
          <w:szCs w:val="16"/>
        </w:rPr>
      </w:pPr>
      <w:r w:rsidRPr="00B60499">
        <w:rPr>
          <w:rFonts w:cs="Helvetica"/>
          <w:sz w:val="16"/>
          <w:szCs w:val="16"/>
        </w:rPr>
        <w:lastRenderedPageBreak/>
        <w:t>Table</w:t>
      </w:r>
      <w:r w:rsidRPr="00B60499">
        <w:rPr>
          <w:rFonts w:cs="Helvetica"/>
          <w:noProof/>
          <w:sz w:val="16"/>
          <w:szCs w:val="16"/>
        </w:rPr>
        <w:t xml:space="preserve"> </w:t>
      </w:r>
      <w:r>
        <w:rPr>
          <w:noProof/>
        </w:rPr>
        <w:t>4</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gives a description of each step in </w:t>
      </w:r>
      <w:r w:rsidR="00F32DBE" w:rsidRPr="00F32DBE">
        <w:rPr>
          <w:rFonts w:eastAsiaTheme="minorEastAsia" w:cs="Helvetica"/>
          <w:sz w:val="16"/>
          <w:szCs w:val="16"/>
        </w:rPr>
        <w:fldChar w:fldCharType="begin"/>
      </w:r>
      <w:r w:rsidR="00F32DBE" w:rsidRPr="00F32DBE">
        <w:rPr>
          <w:rFonts w:eastAsiaTheme="minorEastAsia" w:cs="Helvetica"/>
          <w:sz w:val="16"/>
          <w:szCs w:val="16"/>
        </w:rPr>
        <w:instrText xml:space="preserve"> REF _Ref528578998 \h  \* MERGEFORMAT </w:instrText>
      </w:r>
      <w:r w:rsidR="00F32DBE" w:rsidRPr="00F32DBE">
        <w:rPr>
          <w:rFonts w:eastAsiaTheme="minorEastAsia" w:cs="Helvetica"/>
          <w:sz w:val="16"/>
          <w:szCs w:val="16"/>
        </w:rPr>
      </w:r>
      <w:r w:rsidR="00F32DBE" w:rsidRPr="00F32DBE">
        <w:rPr>
          <w:rFonts w:eastAsiaTheme="minorEastAsia" w:cs="Helvetica"/>
          <w:sz w:val="16"/>
          <w:szCs w:val="16"/>
        </w:rPr>
        <w:fldChar w:fldCharType="separate"/>
      </w:r>
      <w:r w:rsidRPr="00B60499">
        <w:rPr>
          <w:rFonts w:cs="Helvetica"/>
          <w:sz w:val="16"/>
          <w:szCs w:val="16"/>
        </w:rPr>
        <w:t xml:space="preserve">Figure </w:t>
      </w:r>
      <w:r w:rsidRPr="00B60499">
        <w:rPr>
          <w:rFonts w:cs="Helvetica"/>
          <w:noProof/>
          <w:sz w:val="16"/>
          <w:szCs w:val="16"/>
        </w:rPr>
        <w:t>1</w:t>
      </w:r>
      <w:r w:rsidR="00F32DBE" w:rsidRPr="00F32DBE">
        <w:rPr>
          <w:rFonts w:eastAsiaTheme="minorEastAsia" w:cs="Helvetica"/>
          <w:sz w:val="16"/>
          <w:szCs w:val="16"/>
        </w:rPr>
        <w:fldChar w:fldCharType="end"/>
      </w:r>
      <w:r w:rsidR="00F32DBE" w:rsidRPr="00F32DBE">
        <w:rPr>
          <w:rFonts w:eastAsiaTheme="minorEastAsia" w:cs="Helvetica"/>
          <w:sz w:val="16"/>
          <w:szCs w:val="16"/>
        </w:rPr>
        <w:t xml:space="preserve">. See the front-page of this </w:t>
      </w:r>
      <w:proofErr w:type="spellStart"/>
      <w:r w:rsidR="00F32DBE" w:rsidRPr="00F32DBE">
        <w:rPr>
          <w:rFonts w:eastAsiaTheme="minorEastAsia" w:cs="Helvetica"/>
          <w:sz w:val="16"/>
          <w:szCs w:val="16"/>
        </w:rPr>
        <w:t>QuickRef</w:t>
      </w:r>
      <w:proofErr w:type="spellEnd"/>
      <w:r w:rsidR="00F32DBE" w:rsidRPr="00F32DBE">
        <w:rPr>
          <w:rFonts w:eastAsiaTheme="minorEastAsia" w:cs="Helvetica"/>
          <w:sz w:val="16"/>
          <w:szCs w:val="16"/>
        </w:rPr>
        <w:t xml:space="preserve"> for a description of the input-files used in each step.</w:t>
      </w:r>
      <w:r w:rsidR="00693DEF">
        <w:rPr>
          <w:rFonts w:eastAsiaTheme="minorEastAsia" w:cs="Helvetica"/>
          <w:sz w:val="16"/>
          <w:szCs w:val="16"/>
        </w:rPr>
        <w:t xml:space="preserve"> In this basic example the testcase column is omitted from the Requirement </w:t>
      </w:r>
      <w:proofErr w:type="gramStart"/>
      <w:r w:rsidR="00693DEF">
        <w:rPr>
          <w:rFonts w:eastAsiaTheme="minorEastAsia" w:cs="Helvetica"/>
          <w:sz w:val="16"/>
          <w:szCs w:val="16"/>
        </w:rPr>
        <w:t>To</w:t>
      </w:r>
      <w:proofErr w:type="gramEnd"/>
      <w:r w:rsidR="00693DEF">
        <w:rPr>
          <w:rFonts w:eastAsiaTheme="minorEastAsia" w:cs="Helvetica"/>
          <w:sz w:val="16"/>
          <w:szCs w:val="16"/>
        </w:rPr>
        <w:t xml:space="preserve"> Testcase map </w:t>
      </w:r>
      <w:commentRangeStart w:id="169"/>
      <w:commentRangeStart w:id="170"/>
      <w:r w:rsidR="00693DEF">
        <w:rPr>
          <w:rFonts w:eastAsiaTheme="minorEastAsia" w:cs="Helvetica"/>
          <w:sz w:val="16"/>
          <w:szCs w:val="16"/>
        </w:rPr>
        <w:t>file</w:t>
      </w:r>
      <w:commentRangeEnd w:id="169"/>
      <w:r w:rsidR="00CA1C08">
        <w:rPr>
          <w:rStyle w:val="Merknadsreferanse"/>
        </w:rPr>
        <w:commentReference w:id="169"/>
      </w:r>
      <w:commentRangeEnd w:id="170"/>
      <w:r w:rsidR="00CA1C08">
        <w:rPr>
          <w:rStyle w:val="Merknadsreferanse"/>
        </w:rPr>
        <w:commentReference w:id="170"/>
      </w:r>
      <w:r w:rsidR="00693DEF">
        <w:rPr>
          <w:rFonts w:eastAsiaTheme="minorEastAsia" w:cs="Helvetica"/>
          <w:sz w:val="16"/>
          <w:szCs w:val="16"/>
        </w:rPr>
        <w:t>.</w:t>
      </w:r>
    </w:p>
    <w:p w14:paraId="4E629887" w14:textId="77777777" w:rsidR="00F32DBE" w:rsidRPr="002A4FA4" w:rsidRDefault="00F32DBE" w:rsidP="0048656E">
      <w:pPr>
        <w:rPr>
          <w:rFonts w:ascii="Helvetica Light" w:hAnsi="Helvetica Light"/>
          <w:iCs/>
          <w:sz w:val="20"/>
          <w:szCs w:val="22"/>
        </w:rPr>
      </w:pPr>
    </w:p>
    <w:p w14:paraId="62AF3EBA" w14:textId="77777777" w:rsidR="00851D7A" w:rsidRDefault="00851D7A" w:rsidP="0048656E">
      <w:pPr>
        <w:rPr>
          <w:rFonts w:ascii="Helvetica Light" w:hAnsi="Helvetica Light"/>
          <w:iCs/>
          <w:sz w:val="22"/>
          <w:szCs w:val="22"/>
        </w:rPr>
      </w:pPr>
    </w:p>
    <w:p w14:paraId="1349B9E5" w14:textId="4314D4A8" w:rsidR="009D0105" w:rsidRDefault="00726C36" w:rsidP="009D0105">
      <w:pPr>
        <w:keepNext/>
        <w:jc w:val="center"/>
      </w:pPr>
      <w:r>
        <w:rPr>
          <w:noProof/>
        </w:rPr>
        <w:drawing>
          <wp:inline distT="0" distB="0" distL="0" distR="0" wp14:anchorId="0BDD0C5D" wp14:editId="6974880F">
            <wp:extent cx="7206017" cy="48382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0250" cy="4867963"/>
                    </a:xfrm>
                    <a:prstGeom prst="rect">
                      <a:avLst/>
                    </a:prstGeom>
                    <a:noFill/>
                    <a:ln>
                      <a:noFill/>
                    </a:ln>
                  </pic:spPr>
                </pic:pic>
              </a:graphicData>
            </a:graphic>
          </wp:inline>
        </w:drawing>
      </w:r>
    </w:p>
    <w:p w14:paraId="535529D6" w14:textId="5D01EA1C" w:rsidR="00C754E8" w:rsidRDefault="009D0105" w:rsidP="00E33D70">
      <w:pPr>
        <w:pStyle w:val="Bildetekst"/>
        <w:jc w:val="center"/>
      </w:pPr>
      <w:bookmarkStart w:id="171" w:name="_Ref528578998"/>
      <w:r>
        <w:t xml:space="preserve">Figure </w:t>
      </w:r>
      <w:r>
        <w:fldChar w:fldCharType="begin"/>
      </w:r>
      <w:r>
        <w:instrText xml:space="preserve"> SEQ Figure \* ARABIC </w:instrText>
      </w:r>
      <w:r>
        <w:fldChar w:fldCharType="separate"/>
      </w:r>
      <w:r w:rsidR="00B60499">
        <w:rPr>
          <w:noProof/>
        </w:rPr>
        <w:t>1</w:t>
      </w:r>
      <w:r>
        <w:fldChar w:fldCharType="end"/>
      </w:r>
      <w:bookmarkEnd w:id="171"/>
      <w:r>
        <w:t xml:space="preserve"> </w:t>
      </w:r>
      <w:r w:rsidR="00F32DBE">
        <w:t xml:space="preserve">Basic </w:t>
      </w:r>
      <w:r>
        <w:t xml:space="preserve">Specification </w:t>
      </w:r>
      <w:r w:rsidR="00C11678">
        <w:t>Coverage</w:t>
      </w:r>
      <w:r>
        <w:t xml:space="preserve"> </w:t>
      </w:r>
      <w:r w:rsidR="009475D6">
        <w:t xml:space="preserve">Typical </w:t>
      </w:r>
      <w:r>
        <w:t>Usage</w:t>
      </w:r>
    </w:p>
    <w:p w14:paraId="3830D1B5" w14:textId="77777777" w:rsidR="00E33D70" w:rsidRPr="00E33D70" w:rsidRDefault="00E33D70" w:rsidP="00E33D70">
      <w:pPr>
        <w:rPr>
          <w:rFonts w:eastAsiaTheme="minorEastAsia"/>
        </w:rPr>
      </w:pPr>
    </w:p>
    <w:p w14:paraId="696B3B95" w14:textId="77777777" w:rsidR="00693DEF" w:rsidRDefault="00693DEF" w:rsidP="006E37AB">
      <w:pPr>
        <w:pStyle w:val="Bildetekst"/>
        <w:keepNext/>
        <w:jc w:val="center"/>
      </w:pPr>
      <w:bookmarkStart w:id="172" w:name="_Ref528653419"/>
    </w:p>
    <w:p w14:paraId="2B405954" w14:textId="56F53129" w:rsidR="006E37AB" w:rsidRDefault="006E37AB" w:rsidP="006E37AB">
      <w:pPr>
        <w:pStyle w:val="Bildetekst"/>
        <w:keepNext/>
        <w:jc w:val="center"/>
      </w:pPr>
      <w:bookmarkStart w:id="173" w:name="_Ref530395679"/>
      <w:r>
        <w:t xml:space="preserve">Table </w:t>
      </w:r>
      <w:r>
        <w:fldChar w:fldCharType="begin"/>
      </w:r>
      <w:r>
        <w:instrText xml:space="preserve"> SEQ Table \* ARABIC </w:instrText>
      </w:r>
      <w:r>
        <w:fldChar w:fldCharType="separate"/>
      </w:r>
      <w:r w:rsidR="00B60499">
        <w:rPr>
          <w:noProof/>
        </w:rPr>
        <w:t>4</w:t>
      </w:r>
      <w:r>
        <w:fldChar w:fldCharType="end"/>
      </w:r>
      <w:bookmarkEnd w:id="172"/>
      <w:bookmarkEnd w:id="173"/>
      <w:r w:rsidR="00F32DBE">
        <w:t xml:space="preserve"> Basic</w:t>
      </w:r>
      <w:r>
        <w:t xml:space="preserve"> </w:t>
      </w:r>
      <w:r w:rsidRPr="00967B3B">
        <w:t xml:space="preserve">Specification </w:t>
      </w:r>
      <w:r w:rsidR="00C11678">
        <w:t>Coverage</w:t>
      </w:r>
      <w:r w:rsidRPr="00967B3B">
        <w:t xml:space="preserve"> Typical Usage</w:t>
      </w:r>
      <w:r>
        <w:t xml:space="preserve"> Description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2"/>
        <w:gridCol w:w="11161"/>
      </w:tblGrid>
      <w:tr w:rsidR="009475D6" w:rsidRPr="00C862E0" w14:paraId="6A6F1377" w14:textId="77777777" w:rsidTr="00BA1FE8">
        <w:tc>
          <w:tcPr>
            <w:tcW w:w="1310" w:type="pct"/>
            <w:shd w:val="solid" w:color="000000" w:fill="FFFFFF"/>
          </w:tcPr>
          <w:p w14:paraId="010F0D2B" w14:textId="7CE66443" w:rsidR="009475D6" w:rsidRPr="00C862E0" w:rsidRDefault="009475D6" w:rsidP="0033054F">
            <w:pPr>
              <w:tabs>
                <w:tab w:val="left" w:pos="4820"/>
              </w:tabs>
              <w:rPr>
                <w:b/>
                <w:bCs/>
                <w:sz w:val="20"/>
              </w:rPr>
            </w:pPr>
            <w:r>
              <w:rPr>
                <w:b/>
                <w:bCs/>
                <w:sz w:val="20"/>
              </w:rPr>
              <w:t>Step</w:t>
            </w:r>
          </w:p>
        </w:tc>
        <w:tc>
          <w:tcPr>
            <w:tcW w:w="3690" w:type="pct"/>
            <w:shd w:val="solid" w:color="000000" w:fill="FFFFFF"/>
          </w:tcPr>
          <w:p w14:paraId="3978CD77" w14:textId="2BA89001" w:rsidR="009475D6" w:rsidRPr="00C862E0" w:rsidRDefault="009475D6" w:rsidP="0033054F">
            <w:pPr>
              <w:tabs>
                <w:tab w:val="left" w:pos="1877"/>
                <w:tab w:val="left" w:pos="4820"/>
              </w:tabs>
              <w:rPr>
                <w:b/>
                <w:bCs/>
                <w:sz w:val="20"/>
              </w:rPr>
            </w:pPr>
            <w:r>
              <w:rPr>
                <w:b/>
                <w:bCs/>
                <w:sz w:val="20"/>
              </w:rPr>
              <w:t>Description</w:t>
            </w:r>
          </w:p>
        </w:tc>
      </w:tr>
      <w:tr w:rsidR="009475D6" w:rsidRPr="00EF7B0A" w14:paraId="4A8EAB40" w14:textId="77777777" w:rsidTr="00BA1FE8">
        <w:tc>
          <w:tcPr>
            <w:tcW w:w="1310" w:type="pct"/>
            <w:shd w:val="clear" w:color="auto" w:fill="auto"/>
          </w:tcPr>
          <w:p w14:paraId="424A9B3D" w14:textId="6084A725" w:rsidR="009475D6" w:rsidRPr="00D57D55" w:rsidRDefault="009475D6" w:rsidP="0033054F">
            <w:pPr>
              <w:tabs>
                <w:tab w:val="left" w:pos="4820"/>
              </w:tabs>
              <w:spacing w:before="20" w:after="20" w:line="20" w:lineRule="atLeast"/>
              <w:rPr>
                <w:rFonts w:ascii="Verdana" w:hAnsi="Verdana"/>
                <w:sz w:val="16"/>
                <w:szCs w:val="16"/>
              </w:rPr>
            </w:pPr>
            <w:r w:rsidRPr="00D57D55">
              <w:rPr>
                <w:rFonts w:ascii="Verdana" w:hAnsi="Verdana"/>
                <w:sz w:val="16"/>
                <w:szCs w:val="16"/>
              </w:rPr>
              <w:t>1. Architect or customer define requirements</w:t>
            </w:r>
          </w:p>
        </w:tc>
        <w:tc>
          <w:tcPr>
            <w:tcW w:w="3690" w:type="pct"/>
            <w:shd w:val="clear" w:color="auto" w:fill="auto"/>
          </w:tcPr>
          <w:p w14:paraId="7F7F1D29" w14:textId="4AA41C56" w:rsidR="009475D6" w:rsidRPr="00D57D55" w:rsidRDefault="009475D6" w:rsidP="009475D6">
            <w:pPr>
              <w:tabs>
                <w:tab w:val="left" w:pos="1627"/>
                <w:tab w:val="left" w:pos="2340"/>
                <w:tab w:val="left" w:pos="4820"/>
              </w:tabs>
              <w:spacing w:before="20" w:after="20" w:line="20" w:lineRule="atLeast"/>
              <w:rPr>
                <w:rFonts w:ascii="Verdana" w:hAnsi="Verdana"/>
                <w:sz w:val="16"/>
                <w:szCs w:val="16"/>
              </w:rPr>
            </w:pPr>
            <w:r w:rsidRPr="00D57D55">
              <w:rPr>
                <w:rFonts w:ascii="Verdana" w:hAnsi="Verdana"/>
                <w:sz w:val="16"/>
                <w:szCs w:val="16"/>
              </w:rPr>
              <w:t xml:space="preserve">This step typically occurs prior to the FPGA designer involvement. The system architect or the customer defines system level requirements for the design, that will later be used to create a detailed design description. These requirements are often broad and </w:t>
            </w:r>
            <w:r w:rsidR="00CA0C34" w:rsidRPr="00D57D55">
              <w:rPr>
                <w:rFonts w:ascii="Verdana" w:hAnsi="Verdana"/>
                <w:sz w:val="16"/>
                <w:szCs w:val="16"/>
              </w:rPr>
              <w:t>incomplete</w:t>
            </w:r>
            <w:r w:rsidRPr="00D57D55">
              <w:rPr>
                <w:rFonts w:ascii="Verdana" w:hAnsi="Verdana"/>
                <w:sz w:val="16"/>
                <w:szCs w:val="16"/>
              </w:rPr>
              <w:t>.</w:t>
            </w:r>
          </w:p>
        </w:tc>
      </w:tr>
      <w:tr w:rsidR="009475D6" w:rsidRPr="00172621" w14:paraId="53D8EEC9" w14:textId="77777777" w:rsidTr="00BA1FE8">
        <w:tc>
          <w:tcPr>
            <w:tcW w:w="1310" w:type="pct"/>
            <w:shd w:val="clear" w:color="auto" w:fill="auto"/>
          </w:tcPr>
          <w:p w14:paraId="639F4188" w14:textId="5AD31393"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9475D6" w:rsidRPr="00D57D55">
              <w:rPr>
                <w:rFonts w:ascii="Verdana" w:hAnsi="Verdana"/>
                <w:sz w:val="16"/>
                <w:szCs w:val="16"/>
              </w:rPr>
              <w:t>. Specify testcases</w:t>
            </w:r>
          </w:p>
        </w:tc>
        <w:tc>
          <w:tcPr>
            <w:tcW w:w="3690" w:type="pct"/>
            <w:shd w:val="clear" w:color="auto" w:fill="auto"/>
          </w:tcPr>
          <w:p w14:paraId="357EE73E" w14:textId="0BAB171F" w:rsidR="00E9277A" w:rsidRDefault="00BA2189" w:rsidP="00D57D55">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this step the designer will specify testcases that will cover all the requirements specified in the previous steps. </w:t>
            </w:r>
            <w:r w:rsidR="00E9277A">
              <w:rPr>
                <w:rFonts w:ascii="Verdana" w:hAnsi="Verdana"/>
                <w:sz w:val="16"/>
                <w:szCs w:val="16"/>
              </w:rPr>
              <w:t xml:space="preserve">In this simple example, the testcase column is omitted from the requirement </w:t>
            </w:r>
            <w:r w:rsidR="00C11678">
              <w:rPr>
                <w:rFonts w:ascii="Verdana" w:hAnsi="Verdana"/>
                <w:sz w:val="16"/>
                <w:szCs w:val="16"/>
              </w:rPr>
              <w:t>T</w:t>
            </w:r>
            <w:r w:rsidR="00E9277A">
              <w:rPr>
                <w:rFonts w:ascii="Verdana" w:hAnsi="Verdana"/>
                <w:sz w:val="16"/>
                <w:szCs w:val="16"/>
              </w:rPr>
              <w:t xml:space="preserve">o </w:t>
            </w:r>
            <w:r w:rsidR="00C11678">
              <w:rPr>
                <w:rFonts w:ascii="Verdana" w:hAnsi="Verdana"/>
                <w:sz w:val="16"/>
                <w:szCs w:val="16"/>
              </w:rPr>
              <w:t>T</w:t>
            </w:r>
            <w:r w:rsidR="00E9277A">
              <w:rPr>
                <w:rFonts w:ascii="Verdana" w:hAnsi="Verdana"/>
                <w:sz w:val="16"/>
                <w:szCs w:val="16"/>
              </w:rPr>
              <w:t>estcase mapping file, making this file a simple list of requirement and descriptions. This can be useful when it is not really important which testcases the requirement was verified in, and hence the testcase input is irrelevant in this step.</w:t>
            </w:r>
          </w:p>
          <w:p w14:paraId="52B1F049" w14:textId="5C4DF50A" w:rsidR="00C11678" w:rsidRDefault="00C11678" w:rsidP="00D57D55">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Note that ‘Designer’ in some cases will be a dedicated ‘Verification Engineer’.</w:t>
            </w:r>
          </w:p>
          <w:p w14:paraId="6DCD21CC" w14:textId="77777777" w:rsidR="00056012" w:rsidRDefault="00056012" w:rsidP="00D57D55">
            <w:pPr>
              <w:tabs>
                <w:tab w:val="left" w:pos="776"/>
                <w:tab w:val="left" w:pos="1627"/>
                <w:tab w:val="left" w:pos="3436"/>
                <w:tab w:val="left" w:pos="4820"/>
              </w:tabs>
              <w:spacing w:before="20" w:after="20" w:line="20" w:lineRule="atLeast"/>
              <w:rPr>
                <w:rFonts w:ascii="Verdana" w:hAnsi="Verdana"/>
                <w:sz w:val="16"/>
                <w:szCs w:val="16"/>
              </w:rPr>
            </w:pPr>
          </w:p>
          <w:p w14:paraId="707F0468" w14:textId="3DA2C51F" w:rsidR="009475D6" w:rsidRPr="00D57D55" w:rsidRDefault="004600F4" w:rsidP="00D57D55">
            <w:pPr>
              <w:tabs>
                <w:tab w:val="left" w:pos="776"/>
                <w:tab w:val="left" w:pos="1627"/>
                <w:tab w:val="left" w:pos="3436"/>
                <w:tab w:val="left" w:pos="4820"/>
              </w:tabs>
              <w:spacing w:before="20" w:after="20" w:line="20" w:lineRule="atLeast"/>
              <w:rPr>
                <w:rFonts w:ascii="Verdana" w:hAnsi="Verdana"/>
                <w:sz w:val="16"/>
                <w:szCs w:val="16"/>
              </w:rPr>
            </w:pPr>
            <w:r>
              <w:rPr>
                <w:rFonts w:ascii="Verdana" w:hAnsi="Verdana"/>
                <w:sz w:val="16"/>
                <w:szCs w:val="16"/>
              </w:rPr>
              <w:t xml:space="preserve">More information on this CSV-file can be seen on the first page of this </w:t>
            </w:r>
            <w:proofErr w:type="spellStart"/>
            <w:r>
              <w:rPr>
                <w:rFonts w:ascii="Verdana" w:hAnsi="Verdana"/>
                <w:sz w:val="16"/>
                <w:szCs w:val="16"/>
              </w:rPr>
              <w:t>QuickRef</w:t>
            </w:r>
            <w:proofErr w:type="spellEnd"/>
            <w:r>
              <w:rPr>
                <w:rFonts w:ascii="Verdana" w:hAnsi="Verdana"/>
                <w:sz w:val="16"/>
                <w:szCs w:val="16"/>
              </w:rPr>
              <w:t>.</w:t>
            </w:r>
            <w:r w:rsidR="00006DDF">
              <w:rPr>
                <w:rFonts w:ascii="Verdana" w:hAnsi="Verdana"/>
                <w:sz w:val="16"/>
                <w:szCs w:val="16"/>
              </w:rPr>
              <w:t xml:space="preserve"> Note that the “Testcase” input is optional unless the </w:t>
            </w:r>
            <w:proofErr w:type="spellStart"/>
            <w:r w:rsidR="00917784" w:rsidRPr="00917784">
              <w:rPr>
                <w:rFonts w:ascii="Verdana" w:hAnsi="Verdana"/>
                <w:i/>
                <w:sz w:val="16"/>
                <w:szCs w:val="16"/>
              </w:rPr>
              <w:t>shared_req_vs_cov_strict_testcase_checking</w:t>
            </w:r>
            <w:proofErr w:type="spellEnd"/>
            <w:r w:rsidR="00917784">
              <w:rPr>
                <w:rFonts w:ascii="Verdana" w:hAnsi="Verdana"/>
                <w:sz w:val="16"/>
                <w:szCs w:val="16"/>
              </w:rPr>
              <w:t xml:space="preserve"> </w:t>
            </w:r>
            <w:commentRangeStart w:id="174"/>
            <w:r w:rsidR="00917784">
              <w:rPr>
                <w:rFonts w:ascii="Verdana" w:hAnsi="Verdana"/>
                <w:sz w:val="16"/>
                <w:szCs w:val="16"/>
              </w:rPr>
              <w:t>variable</w:t>
            </w:r>
            <w:commentRangeEnd w:id="174"/>
            <w:r w:rsidR="00C5502B">
              <w:rPr>
                <w:rStyle w:val="Merknadsreferanse"/>
              </w:rPr>
              <w:commentReference w:id="174"/>
            </w:r>
            <w:r w:rsidR="00917784">
              <w:rPr>
                <w:rFonts w:ascii="Verdana" w:hAnsi="Verdana"/>
                <w:sz w:val="16"/>
                <w:szCs w:val="16"/>
              </w:rPr>
              <w:t xml:space="preserve"> is set true, as described in </w:t>
            </w:r>
            <w:r w:rsidR="00917784">
              <w:rPr>
                <w:rFonts w:ascii="Verdana" w:hAnsi="Verdana"/>
                <w:sz w:val="16"/>
                <w:szCs w:val="16"/>
              </w:rPr>
              <w:fldChar w:fldCharType="begin"/>
            </w:r>
            <w:r w:rsidR="00917784">
              <w:rPr>
                <w:rFonts w:ascii="Verdana" w:hAnsi="Verdana"/>
                <w:sz w:val="16"/>
                <w:szCs w:val="16"/>
              </w:rPr>
              <w:instrText xml:space="preserve"> REF _Ref529345556 \h  \* MERGEFORMAT </w:instrText>
            </w:r>
            <w:r w:rsidR="00917784">
              <w:rPr>
                <w:rFonts w:ascii="Verdana" w:hAnsi="Verdana"/>
                <w:sz w:val="16"/>
                <w:szCs w:val="16"/>
              </w:rPr>
            </w:r>
            <w:r w:rsidR="00917784">
              <w:rPr>
                <w:rFonts w:ascii="Verdana" w:hAnsi="Verdana"/>
                <w:sz w:val="16"/>
                <w:szCs w:val="16"/>
              </w:rPr>
              <w:fldChar w:fldCharType="separate"/>
            </w:r>
            <w:r w:rsidR="00B60499" w:rsidRPr="00B60499">
              <w:rPr>
                <w:rFonts w:ascii="Verdana" w:hAnsi="Verdana"/>
                <w:sz w:val="16"/>
                <w:szCs w:val="16"/>
              </w:rPr>
              <w:t>Table 9</w:t>
            </w:r>
            <w:r w:rsidR="00917784">
              <w:rPr>
                <w:rFonts w:ascii="Verdana" w:hAnsi="Verdana"/>
                <w:sz w:val="16"/>
                <w:szCs w:val="16"/>
              </w:rPr>
              <w:fldChar w:fldCharType="end"/>
            </w:r>
            <w:r w:rsidR="00917784">
              <w:rPr>
                <w:rFonts w:ascii="Verdana" w:hAnsi="Verdana"/>
                <w:sz w:val="16"/>
                <w:szCs w:val="16"/>
              </w:rPr>
              <w:t>.</w:t>
            </w:r>
          </w:p>
        </w:tc>
      </w:tr>
      <w:tr w:rsidR="009475D6" w:rsidRPr="00172621" w14:paraId="3AF6F926" w14:textId="77777777" w:rsidTr="00BA1FE8">
        <w:tc>
          <w:tcPr>
            <w:tcW w:w="1310" w:type="pct"/>
            <w:shd w:val="clear" w:color="auto" w:fill="auto"/>
          </w:tcPr>
          <w:p w14:paraId="4E5C190A" w14:textId="6EA2D008"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9475D6" w:rsidRPr="00D57D55">
              <w:rPr>
                <w:rFonts w:ascii="Verdana" w:hAnsi="Verdana"/>
                <w:sz w:val="16"/>
                <w:szCs w:val="16"/>
              </w:rPr>
              <w:t>. Implement testcases</w:t>
            </w:r>
          </w:p>
        </w:tc>
        <w:tc>
          <w:tcPr>
            <w:tcW w:w="3690" w:type="pct"/>
            <w:shd w:val="clear" w:color="auto" w:fill="auto"/>
          </w:tcPr>
          <w:p w14:paraId="0BF70F04" w14:textId="24B61556" w:rsidR="00F41946"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After all </w:t>
            </w:r>
            <w:r w:rsidR="00D57D55" w:rsidRPr="00D57D55">
              <w:rPr>
                <w:rFonts w:ascii="Verdana" w:hAnsi="Verdana"/>
                <w:sz w:val="16"/>
                <w:szCs w:val="16"/>
              </w:rPr>
              <w:t xml:space="preserve">the </w:t>
            </w:r>
            <w:r w:rsidRPr="00D57D55">
              <w:rPr>
                <w:rFonts w:ascii="Verdana" w:hAnsi="Verdana"/>
                <w:sz w:val="16"/>
                <w:szCs w:val="16"/>
              </w:rPr>
              <w:t xml:space="preserve">testcases have been </w:t>
            </w:r>
            <w:r w:rsidR="00D57D55" w:rsidRPr="00D57D55">
              <w:rPr>
                <w:rFonts w:ascii="Verdana" w:hAnsi="Verdana"/>
                <w:sz w:val="16"/>
                <w:szCs w:val="16"/>
              </w:rPr>
              <w:t>defined</w:t>
            </w:r>
            <w:r w:rsidRPr="00D57D55">
              <w:rPr>
                <w:rFonts w:ascii="Verdana" w:hAnsi="Verdana"/>
                <w:sz w:val="16"/>
                <w:szCs w:val="16"/>
              </w:rPr>
              <w:t>, the designer will implement the testcases in VHDL.</w:t>
            </w:r>
            <w:r w:rsidR="00D57D55" w:rsidRPr="00D57D55">
              <w:rPr>
                <w:rFonts w:ascii="Verdana" w:hAnsi="Verdana"/>
                <w:sz w:val="16"/>
                <w:szCs w:val="16"/>
              </w:rPr>
              <w:t xml:space="preserve"> </w:t>
            </w:r>
          </w:p>
          <w:p w14:paraId="20477189" w14:textId="14192BE8" w:rsidR="009475D6" w:rsidRDefault="00D57D55"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VHDL functions for starting </w:t>
            </w:r>
            <w:r w:rsidR="00C11678">
              <w:rPr>
                <w:rFonts w:ascii="Verdana" w:hAnsi="Verdana"/>
                <w:sz w:val="16"/>
                <w:szCs w:val="16"/>
              </w:rPr>
              <w:t>(</w:t>
            </w:r>
            <w:proofErr w:type="spellStart"/>
            <w:r w:rsidR="00C11678" w:rsidRPr="00C11678">
              <w:rPr>
                <w:rFonts w:ascii="Consolas" w:hAnsi="Consolas"/>
                <w:sz w:val="16"/>
                <w:szCs w:val="16"/>
              </w:rPr>
              <w:t>start_reg_</w:t>
            </w:r>
            <w:proofErr w:type="gramStart"/>
            <w:r w:rsidR="00C11678" w:rsidRPr="00C11678">
              <w:rPr>
                <w:rFonts w:ascii="Consolas" w:hAnsi="Consolas"/>
                <w:sz w:val="16"/>
                <w:szCs w:val="16"/>
              </w:rPr>
              <w:t>cov</w:t>
            </w:r>
            <w:proofErr w:type="spellEnd"/>
            <w:r w:rsidR="00C11678" w:rsidRPr="00C11678">
              <w:rPr>
                <w:rFonts w:ascii="Consolas" w:hAnsi="Consolas"/>
                <w:sz w:val="16"/>
                <w:szCs w:val="16"/>
              </w:rPr>
              <w:t>(</w:t>
            </w:r>
            <w:proofErr w:type="gramEnd"/>
            <w:r w:rsidR="00C11678" w:rsidRPr="00C11678">
              <w:rPr>
                <w:rFonts w:ascii="Consolas" w:hAnsi="Consolas"/>
                <w:sz w:val="16"/>
                <w:szCs w:val="16"/>
              </w:rPr>
              <w:t>)</w:t>
            </w:r>
            <w:r w:rsidR="00C11678">
              <w:rPr>
                <w:rFonts w:ascii="Verdana" w:hAnsi="Verdana"/>
                <w:sz w:val="16"/>
                <w:szCs w:val="16"/>
              </w:rPr>
              <w:t xml:space="preserve">) </w:t>
            </w:r>
            <w:r w:rsidRPr="00D57D55">
              <w:rPr>
                <w:rFonts w:ascii="Verdana" w:hAnsi="Verdana"/>
                <w:sz w:val="16"/>
                <w:szCs w:val="16"/>
              </w:rPr>
              <w:t xml:space="preserve">and ending </w:t>
            </w:r>
            <w:r w:rsidR="00C11678">
              <w:rPr>
                <w:rFonts w:ascii="Verdana" w:hAnsi="Verdana"/>
                <w:sz w:val="16"/>
                <w:szCs w:val="16"/>
              </w:rPr>
              <w:t>(</w:t>
            </w:r>
            <w:proofErr w:type="spellStart"/>
            <w:r w:rsidR="00C11678" w:rsidRPr="00C11678">
              <w:rPr>
                <w:rFonts w:ascii="Consolas" w:hAnsi="Consolas"/>
                <w:sz w:val="16"/>
                <w:szCs w:val="16"/>
              </w:rPr>
              <w:t>end_req_cov</w:t>
            </w:r>
            <w:proofErr w:type="spellEnd"/>
            <w:r w:rsidR="00C11678" w:rsidRPr="00C11678">
              <w:rPr>
                <w:rFonts w:ascii="Consolas" w:hAnsi="Consolas"/>
                <w:sz w:val="16"/>
                <w:szCs w:val="16"/>
              </w:rPr>
              <w:t>()</w:t>
            </w:r>
            <w:r w:rsidR="00C11678">
              <w:rPr>
                <w:rFonts w:ascii="Verdana" w:hAnsi="Verdana"/>
                <w:sz w:val="16"/>
                <w:szCs w:val="16"/>
              </w:rPr>
              <w:t xml:space="preserve">) </w:t>
            </w:r>
            <w:r w:rsidRPr="00D57D55">
              <w:rPr>
                <w:rFonts w:ascii="Verdana" w:hAnsi="Verdana"/>
                <w:sz w:val="16"/>
                <w:szCs w:val="16"/>
              </w:rPr>
              <w:t xml:space="preserve">the requirement coverage shall be used at the beginning and end of the testcases, and the </w:t>
            </w:r>
            <w:proofErr w:type="spellStart"/>
            <w:r w:rsidRPr="00C11678">
              <w:rPr>
                <w:rFonts w:ascii="Consolas" w:hAnsi="Consolas"/>
                <w:sz w:val="16"/>
                <w:szCs w:val="16"/>
              </w:rPr>
              <w:t>log_req_cov</w:t>
            </w:r>
            <w:proofErr w:type="spellEnd"/>
            <w:r w:rsidRPr="00C11678">
              <w:rPr>
                <w:rFonts w:ascii="Consolas" w:hAnsi="Consolas"/>
                <w:sz w:val="16"/>
                <w:szCs w:val="16"/>
              </w:rPr>
              <w:t>()</w:t>
            </w:r>
            <w:r w:rsidRPr="00D57D55">
              <w:rPr>
                <w:rFonts w:ascii="Verdana" w:hAnsi="Verdana"/>
                <w:sz w:val="16"/>
                <w:szCs w:val="16"/>
              </w:rPr>
              <w:t xml:space="preserve"> procedure shall be used to log results</w:t>
            </w:r>
            <w:r w:rsidR="00C11678">
              <w:rPr>
                <w:rFonts w:ascii="Verdana" w:hAnsi="Verdana"/>
                <w:sz w:val="16"/>
                <w:szCs w:val="16"/>
              </w:rPr>
              <w:t xml:space="preserve"> for every single requirement</w:t>
            </w:r>
            <w:r w:rsidRPr="00D57D55">
              <w:rPr>
                <w:rFonts w:ascii="Verdana" w:hAnsi="Verdana"/>
                <w:sz w:val="16"/>
                <w:szCs w:val="16"/>
              </w:rPr>
              <w:t>.</w:t>
            </w:r>
            <w:r w:rsidR="006E4F01">
              <w:rPr>
                <w:rFonts w:ascii="Verdana" w:hAnsi="Verdana"/>
                <w:sz w:val="16"/>
                <w:szCs w:val="16"/>
              </w:rPr>
              <w:t xml:space="preserve"> </w:t>
            </w:r>
          </w:p>
          <w:p w14:paraId="4A4FCBFB" w14:textId="77777777" w:rsidR="00592428" w:rsidRDefault="00592428" w:rsidP="0033054F">
            <w:pPr>
              <w:tabs>
                <w:tab w:val="left" w:pos="1026"/>
                <w:tab w:val="left" w:pos="1877"/>
                <w:tab w:val="left" w:pos="4820"/>
              </w:tabs>
              <w:spacing w:before="20" w:after="20" w:line="20" w:lineRule="atLeast"/>
              <w:rPr>
                <w:rFonts w:ascii="Verdana" w:hAnsi="Verdana"/>
                <w:sz w:val="16"/>
                <w:szCs w:val="16"/>
              </w:rPr>
            </w:pPr>
          </w:p>
          <w:p w14:paraId="3E39657B" w14:textId="3DD9744A" w:rsidR="00592428" w:rsidRPr="00D57D55" w:rsidRDefault="00592428" w:rsidP="0033054F">
            <w:pPr>
              <w:tabs>
                <w:tab w:val="left" w:pos="1026"/>
                <w:tab w:val="left" w:pos="1877"/>
                <w:tab w:val="left" w:pos="4820"/>
              </w:tabs>
              <w:spacing w:before="20" w:after="20" w:line="20" w:lineRule="atLeast"/>
              <w:rPr>
                <w:rFonts w:ascii="Verdana" w:hAnsi="Verdana"/>
                <w:sz w:val="16"/>
                <w:szCs w:val="16"/>
              </w:rPr>
            </w:pPr>
            <w:r>
              <w:rPr>
                <w:rFonts w:ascii="Verdana" w:hAnsi="Verdana"/>
                <w:sz w:val="16"/>
                <w:szCs w:val="16"/>
              </w:rPr>
              <w:t xml:space="preserve">Typically, the </w:t>
            </w:r>
            <w:proofErr w:type="spellStart"/>
            <w:r w:rsidRPr="00C11678">
              <w:rPr>
                <w:rFonts w:ascii="Consolas" w:hAnsi="Consolas"/>
                <w:sz w:val="16"/>
                <w:szCs w:val="16"/>
              </w:rPr>
              <w:t>log_req_</w:t>
            </w:r>
            <w:proofErr w:type="gramStart"/>
            <w:r w:rsidRPr="00C11678">
              <w:rPr>
                <w:rFonts w:ascii="Consolas" w:hAnsi="Consolas"/>
                <w:sz w:val="16"/>
                <w:szCs w:val="16"/>
              </w:rPr>
              <w:t>cov</w:t>
            </w:r>
            <w:proofErr w:type="spellEnd"/>
            <w:r w:rsidRPr="00C11678">
              <w:rPr>
                <w:rFonts w:ascii="Consolas" w:hAnsi="Consolas"/>
                <w:sz w:val="16"/>
                <w:szCs w:val="16"/>
              </w:rPr>
              <w:t>(</w:t>
            </w:r>
            <w:proofErr w:type="gramEnd"/>
            <w:r w:rsidRPr="00C11678">
              <w:rPr>
                <w:rFonts w:ascii="Consolas" w:hAnsi="Consolas"/>
                <w:sz w:val="16"/>
                <w:szCs w:val="16"/>
              </w:rPr>
              <w:t>)</w:t>
            </w:r>
            <w:r>
              <w:rPr>
                <w:rFonts w:ascii="Verdana" w:hAnsi="Verdana"/>
                <w:sz w:val="16"/>
                <w:szCs w:val="16"/>
              </w:rPr>
              <w:t xml:space="preserve"> </w:t>
            </w:r>
            <w:r w:rsidR="00BF28D2">
              <w:rPr>
                <w:rFonts w:ascii="Verdana" w:hAnsi="Verdana"/>
                <w:sz w:val="16"/>
                <w:szCs w:val="16"/>
              </w:rPr>
              <w:t>procedure</w:t>
            </w:r>
            <w:r>
              <w:rPr>
                <w:rFonts w:ascii="Verdana" w:hAnsi="Verdana"/>
                <w:sz w:val="16"/>
                <w:szCs w:val="16"/>
              </w:rPr>
              <w:t xml:space="preserve"> will be used where a requirement is verified in the testcase. E.g. if a requirement states that the DUT shall set signal X when signal Y is received, the </w:t>
            </w:r>
            <w:proofErr w:type="spellStart"/>
            <w:r w:rsidRPr="00BF28D2">
              <w:rPr>
                <w:rFonts w:ascii="Consolas" w:hAnsi="Consolas"/>
                <w:sz w:val="16"/>
                <w:szCs w:val="16"/>
              </w:rPr>
              <w:t>log_req_</w:t>
            </w:r>
            <w:proofErr w:type="gramStart"/>
            <w:r w:rsidRPr="00BF28D2">
              <w:rPr>
                <w:rFonts w:ascii="Consolas" w:hAnsi="Consolas"/>
                <w:sz w:val="16"/>
                <w:szCs w:val="16"/>
              </w:rPr>
              <w:t>cov</w:t>
            </w:r>
            <w:proofErr w:type="spellEnd"/>
            <w:r w:rsidRPr="00BF28D2">
              <w:rPr>
                <w:rFonts w:ascii="Consolas" w:hAnsi="Consolas"/>
                <w:sz w:val="16"/>
                <w:szCs w:val="16"/>
              </w:rPr>
              <w:t>(</w:t>
            </w:r>
            <w:proofErr w:type="gramEnd"/>
            <w:r w:rsidRPr="00BF28D2">
              <w:rPr>
                <w:rFonts w:ascii="Consolas" w:hAnsi="Consolas"/>
                <w:sz w:val="16"/>
                <w:szCs w:val="16"/>
              </w:rPr>
              <w:t>)</w:t>
            </w:r>
            <w:r>
              <w:rPr>
                <w:rFonts w:ascii="Verdana" w:hAnsi="Verdana"/>
                <w:sz w:val="16"/>
                <w:szCs w:val="16"/>
              </w:rPr>
              <w:t xml:space="preserve"> is called with either </w:t>
            </w:r>
            <w:commentRangeStart w:id="175"/>
            <w:r>
              <w:rPr>
                <w:rFonts w:ascii="Verdana" w:hAnsi="Verdana"/>
                <w:sz w:val="16"/>
                <w:szCs w:val="16"/>
              </w:rPr>
              <w:t>pass</w:t>
            </w:r>
            <w:commentRangeEnd w:id="175"/>
            <w:r w:rsidR="00C5502B">
              <w:rPr>
                <w:rStyle w:val="Merknadsreferanse"/>
              </w:rPr>
              <w:commentReference w:id="175"/>
            </w:r>
            <w:r>
              <w:rPr>
                <w:rFonts w:ascii="Verdana" w:hAnsi="Verdana"/>
                <w:sz w:val="16"/>
                <w:szCs w:val="16"/>
              </w:rPr>
              <w:t xml:space="preserve"> or fail as the </w:t>
            </w:r>
            <w:r w:rsidRPr="00592428">
              <w:rPr>
                <w:rFonts w:ascii="Verdana" w:hAnsi="Verdana"/>
                <w:i/>
                <w:sz w:val="16"/>
                <w:szCs w:val="16"/>
              </w:rPr>
              <w:t>passed</w:t>
            </w:r>
            <w:r>
              <w:rPr>
                <w:rFonts w:ascii="Verdana" w:hAnsi="Verdana"/>
                <w:sz w:val="16"/>
                <w:szCs w:val="16"/>
              </w:rPr>
              <w:t xml:space="preserve">-argument when this feature has been tested. </w:t>
            </w:r>
            <w:r w:rsidR="00717E09">
              <w:rPr>
                <w:rFonts w:ascii="Verdana" w:hAnsi="Verdana"/>
                <w:sz w:val="16"/>
                <w:szCs w:val="16"/>
              </w:rPr>
              <w:t xml:space="preserve">The </w:t>
            </w:r>
            <w:proofErr w:type="spellStart"/>
            <w:r w:rsidR="00717E09" w:rsidRPr="00BF28D2">
              <w:rPr>
                <w:rFonts w:ascii="Consolas" w:hAnsi="Consolas"/>
                <w:sz w:val="16"/>
                <w:szCs w:val="16"/>
              </w:rPr>
              <w:t>log_req_</w:t>
            </w:r>
            <w:proofErr w:type="gramStart"/>
            <w:r w:rsidR="00717E09" w:rsidRPr="00BF28D2">
              <w:rPr>
                <w:rFonts w:ascii="Consolas" w:hAnsi="Consolas"/>
                <w:sz w:val="16"/>
                <w:szCs w:val="16"/>
              </w:rPr>
              <w:t>cov</w:t>
            </w:r>
            <w:proofErr w:type="spellEnd"/>
            <w:r w:rsidR="00717E09" w:rsidRPr="00BF28D2">
              <w:rPr>
                <w:rFonts w:ascii="Consolas" w:hAnsi="Consolas"/>
                <w:sz w:val="16"/>
                <w:szCs w:val="16"/>
              </w:rPr>
              <w:t>(</w:t>
            </w:r>
            <w:proofErr w:type="gramEnd"/>
            <w:r w:rsidR="00717E09" w:rsidRPr="00BF28D2">
              <w:rPr>
                <w:rFonts w:ascii="Consolas" w:hAnsi="Consolas"/>
                <w:sz w:val="16"/>
                <w:szCs w:val="16"/>
              </w:rPr>
              <w:t>)</w:t>
            </w:r>
            <w:r w:rsidR="00717E09">
              <w:rPr>
                <w:rFonts w:ascii="Verdana" w:hAnsi="Verdana"/>
                <w:sz w:val="16"/>
                <w:szCs w:val="16"/>
              </w:rPr>
              <w:t xml:space="preserve"> procedure will also check if there are any alert mismatches, and if so the requirement will be marked as failed. </w:t>
            </w:r>
            <w:r w:rsidR="007E6011">
              <w:rPr>
                <w:rFonts w:ascii="Verdana" w:hAnsi="Verdana"/>
                <w:sz w:val="16"/>
                <w:szCs w:val="16"/>
              </w:rPr>
              <w:t xml:space="preserve">The VHDL </w:t>
            </w:r>
            <w:r w:rsidR="00BF28D2">
              <w:rPr>
                <w:rFonts w:ascii="Verdana" w:hAnsi="Verdana"/>
                <w:sz w:val="16"/>
                <w:szCs w:val="16"/>
              </w:rPr>
              <w:t>procedures</w:t>
            </w:r>
            <w:r w:rsidR="007E6011">
              <w:rPr>
                <w:rFonts w:ascii="Verdana" w:hAnsi="Verdana"/>
                <w:sz w:val="16"/>
                <w:szCs w:val="16"/>
              </w:rPr>
              <w:t xml:space="preserve"> are documented in </w:t>
            </w:r>
            <w:r w:rsidR="007E6011">
              <w:rPr>
                <w:rFonts w:ascii="Verdana" w:hAnsi="Verdana"/>
                <w:sz w:val="16"/>
                <w:szCs w:val="16"/>
              </w:rPr>
              <w:fldChar w:fldCharType="begin"/>
            </w:r>
            <w:r w:rsidR="007E6011">
              <w:rPr>
                <w:rFonts w:ascii="Verdana" w:hAnsi="Verdana"/>
                <w:sz w:val="16"/>
                <w:szCs w:val="16"/>
              </w:rPr>
              <w:instrText xml:space="preserve"> REF _Ref528655369 \h  \* MERGEFORMAT </w:instrText>
            </w:r>
            <w:r w:rsidR="007E6011">
              <w:rPr>
                <w:rFonts w:ascii="Verdana" w:hAnsi="Verdana"/>
                <w:sz w:val="16"/>
                <w:szCs w:val="16"/>
              </w:rPr>
            </w:r>
            <w:r w:rsidR="007E6011">
              <w:rPr>
                <w:rFonts w:ascii="Verdana" w:hAnsi="Verdana"/>
                <w:sz w:val="16"/>
                <w:szCs w:val="16"/>
              </w:rPr>
              <w:fldChar w:fldCharType="separate"/>
            </w:r>
            <w:r w:rsidR="00B60499" w:rsidRPr="00B60499">
              <w:rPr>
                <w:rFonts w:ascii="Verdana" w:hAnsi="Verdana"/>
                <w:sz w:val="16"/>
                <w:szCs w:val="16"/>
              </w:rPr>
              <w:t>Table 11</w:t>
            </w:r>
            <w:r w:rsidR="007E6011">
              <w:rPr>
                <w:rFonts w:ascii="Verdana" w:hAnsi="Verdana"/>
                <w:sz w:val="16"/>
                <w:szCs w:val="16"/>
              </w:rPr>
              <w:fldChar w:fldCharType="end"/>
            </w:r>
            <w:r w:rsidR="007E6011">
              <w:rPr>
                <w:rFonts w:ascii="Verdana" w:hAnsi="Verdana"/>
                <w:sz w:val="16"/>
                <w:szCs w:val="16"/>
              </w:rPr>
              <w:t xml:space="preserve">. </w:t>
            </w:r>
          </w:p>
        </w:tc>
      </w:tr>
      <w:tr w:rsidR="009475D6" w:rsidRPr="00172621" w14:paraId="0CD300F1" w14:textId="77777777" w:rsidTr="00BA1FE8">
        <w:tc>
          <w:tcPr>
            <w:tcW w:w="1310" w:type="pct"/>
            <w:shd w:val="clear" w:color="auto" w:fill="auto"/>
          </w:tcPr>
          <w:p w14:paraId="6037CCEA" w14:textId="7713B6BE"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9475D6" w:rsidRPr="00D57D55">
              <w:rPr>
                <w:rFonts w:ascii="Verdana" w:hAnsi="Verdana"/>
                <w:sz w:val="16"/>
                <w:szCs w:val="16"/>
              </w:rPr>
              <w:t>. Run testcases</w:t>
            </w:r>
          </w:p>
        </w:tc>
        <w:tc>
          <w:tcPr>
            <w:tcW w:w="3690" w:type="pct"/>
            <w:shd w:val="clear" w:color="auto" w:fill="auto"/>
          </w:tcPr>
          <w:p w14:paraId="57BD1B73" w14:textId="477AB4D0"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When the tests have been implemented, </w:t>
            </w:r>
            <w:r w:rsidR="00D57D55" w:rsidRPr="00D57D55">
              <w:rPr>
                <w:rFonts w:ascii="Verdana" w:hAnsi="Verdana"/>
                <w:sz w:val="16"/>
                <w:szCs w:val="16"/>
              </w:rPr>
              <w:t>all testcases shall be run.</w:t>
            </w:r>
            <w:r w:rsidRPr="00D57D55">
              <w:rPr>
                <w:rFonts w:ascii="Verdana" w:hAnsi="Verdana"/>
                <w:sz w:val="16"/>
                <w:szCs w:val="16"/>
              </w:rPr>
              <w:t xml:space="preserve"> The testcases can be run sequentially, in parallel, or as soon as each </w:t>
            </w:r>
            <w:r w:rsidR="004600F4">
              <w:rPr>
                <w:rFonts w:ascii="Verdana" w:hAnsi="Verdana"/>
                <w:sz w:val="16"/>
                <w:szCs w:val="16"/>
              </w:rPr>
              <w:t>testcase</w:t>
            </w:r>
            <w:r w:rsidRPr="00D57D55">
              <w:rPr>
                <w:rFonts w:ascii="Verdana" w:hAnsi="Verdana"/>
                <w:sz w:val="16"/>
                <w:szCs w:val="16"/>
              </w:rPr>
              <w:t xml:space="preserve"> is developed. In the latter case, step </w:t>
            </w:r>
            <w:r w:rsidR="00310C79">
              <w:rPr>
                <w:rFonts w:ascii="Verdana" w:hAnsi="Verdana"/>
                <w:sz w:val="16"/>
                <w:szCs w:val="16"/>
              </w:rPr>
              <w:t>3</w:t>
            </w:r>
            <w:r w:rsidRPr="00D57D55">
              <w:rPr>
                <w:rFonts w:ascii="Verdana" w:hAnsi="Verdana"/>
                <w:sz w:val="16"/>
                <w:szCs w:val="16"/>
              </w:rPr>
              <w:t xml:space="preserve"> and </w:t>
            </w:r>
            <w:r w:rsidR="00310C79">
              <w:rPr>
                <w:rFonts w:ascii="Verdana" w:hAnsi="Verdana"/>
                <w:sz w:val="16"/>
                <w:szCs w:val="16"/>
              </w:rPr>
              <w:t>4</w:t>
            </w:r>
            <w:r w:rsidRPr="00D57D55">
              <w:rPr>
                <w:rFonts w:ascii="Verdana" w:hAnsi="Verdana"/>
                <w:sz w:val="16"/>
                <w:szCs w:val="16"/>
              </w:rPr>
              <w:t xml:space="preserve"> will be run simultaneously. The tests that are run in this step will generate one or more </w:t>
            </w:r>
            <w:commentRangeStart w:id="176"/>
            <w:r w:rsidRPr="00D57D55">
              <w:rPr>
                <w:rFonts w:ascii="Verdana" w:hAnsi="Verdana"/>
                <w:sz w:val="16"/>
                <w:szCs w:val="16"/>
              </w:rPr>
              <w:t>result</w:t>
            </w:r>
            <w:commentRangeEnd w:id="176"/>
            <w:r w:rsidR="006117FC">
              <w:rPr>
                <w:rStyle w:val="Merknadsreferanse"/>
              </w:rPr>
              <w:commentReference w:id="176"/>
            </w:r>
            <w:r w:rsidRPr="00D57D55">
              <w:rPr>
                <w:rFonts w:ascii="Verdana" w:hAnsi="Verdana"/>
                <w:sz w:val="16"/>
                <w:szCs w:val="16"/>
              </w:rPr>
              <w:t xml:space="preserve"> files where the </w:t>
            </w:r>
            <w:proofErr w:type="spellStart"/>
            <w:r w:rsidRPr="00BF28D2">
              <w:rPr>
                <w:rFonts w:ascii="Consolas" w:hAnsi="Consolas"/>
                <w:sz w:val="16"/>
                <w:szCs w:val="16"/>
              </w:rPr>
              <w:t>log_req_</w:t>
            </w:r>
            <w:proofErr w:type="gramStart"/>
            <w:r w:rsidRPr="00BF28D2">
              <w:rPr>
                <w:rFonts w:ascii="Consolas" w:hAnsi="Consolas"/>
                <w:sz w:val="16"/>
                <w:szCs w:val="16"/>
              </w:rPr>
              <w:t>cov</w:t>
            </w:r>
            <w:proofErr w:type="spellEnd"/>
            <w:r w:rsidRPr="00BF28D2">
              <w:rPr>
                <w:rFonts w:ascii="Consolas" w:hAnsi="Consolas"/>
                <w:sz w:val="16"/>
                <w:szCs w:val="16"/>
              </w:rPr>
              <w:t>(</w:t>
            </w:r>
            <w:proofErr w:type="gramEnd"/>
            <w:r w:rsidRPr="00BF28D2">
              <w:rPr>
                <w:rFonts w:ascii="Consolas" w:hAnsi="Consolas"/>
                <w:sz w:val="16"/>
                <w:szCs w:val="16"/>
              </w:rPr>
              <w:t>)</w:t>
            </w:r>
            <w:r w:rsidRPr="00D57D55">
              <w:rPr>
                <w:rFonts w:ascii="Verdana" w:hAnsi="Verdana"/>
                <w:sz w:val="16"/>
                <w:szCs w:val="16"/>
              </w:rPr>
              <w:t xml:space="preserve"> results are stored.</w:t>
            </w:r>
            <w:r w:rsidR="004600F4">
              <w:rPr>
                <w:rFonts w:ascii="Verdana" w:hAnsi="Verdana"/>
                <w:sz w:val="16"/>
                <w:szCs w:val="16"/>
              </w:rPr>
              <w:t xml:space="preserve"> The output files are specified with the </w:t>
            </w:r>
            <w:proofErr w:type="spellStart"/>
            <w:r w:rsidR="004600F4" w:rsidRPr="00BF28D2">
              <w:rPr>
                <w:rFonts w:ascii="Consolas" w:hAnsi="Consolas"/>
                <w:iCs/>
                <w:sz w:val="16"/>
                <w:szCs w:val="16"/>
              </w:rPr>
              <w:t>start_req_</w:t>
            </w:r>
            <w:proofErr w:type="gramStart"/>
            <w:r w:rsidR="004600F4" w:rsidRPr="00BF28D2">
              <w:rPr>
                <w:rFonts w:ascii="Consolas" w:hAnsi="Consolas"/>
                <w:iCs/>
                <w:sz w:val="16"/>
                <w:szCs w:val="16"/>
              </w:rPr>
              <w:t>cov</w:t>
            </w:r>
            <w:proofErr w:type="spellEnd"/>
            <w:r w:rsidR="004600F4" w:rsidRPr="00BF28D2">
              <w:rPr>
                <w:rFonts w:ascii="Consolas" w:hAnsi="Consolas"/>
                <w:iCs/>
                <w:sz w:val="16"/>
                <w:szCs w:val="16"/>
              </w:rPr>
              <w:t>(</w:t>
            </w:r>
            <w:proofErr w:type="gramEnd"/>
            <w:r w:rsidR="004600F4" w:rsidRPr="00BF28D2">
              <w:rPr>
                <w:rFonts w:ascii="Consolas" w:hAnsi="Consolas"/>
                <w:iCs/>
                <w:sz w:val="16"/>
                <w:szCs w:val="16"/>
              </w:rPr>
              <w:t>)</w:t>
            </w:r>
            <w:r w:rsidR="004600F4">
              <w:rPr>
                <w:rFonts w:ascii="Verdana" w:hAnsi="Verdana"/>
                <w:sz w:val="16"/>
                <w:szCs w:val="16"/>
              </w:rPr>
              <w:t xml:space="preserve"> </w:t>
            </w:r>
            <w:r w:rsidR="00BF28D2">
              <w:rPr>
                <w:rFonts w:ascii="Verdana" w:hAnsi="Verdana"/>
                <w:sz w:val="16"/>
                <w:szCs w:val="16"/>
              </w:rPr>
              <w:t>procedure</w:t>
            </w:r>
            <w:r w:rsidR="004600F4">
              <w:rPr>
                <w:rFonts w:ascii="Verdana" w:hAnsi="Verdana"/>
                <w:sz w:val="16"/>
                <w:szCs w:val="16"/>
              </w:rPr>
              <w:t xml:space="preserve">, as described in </w:t>
            </w:r>
            <w:r w:rsidR="004600F4">
              <w:rPr>
                <w:rFonts w:ascii="Verdana" w:hAnsi="Verdana"/>
                <w:sz w:val="16"/>
                <w:szCs w:val="16"/>
              </w:rPr>
              <w:fldChar w:fldCharType="begin"/>
            </w:r>
            <w:r w:rsidR="004600F4">
              <w:rPr>
                <w:rFonts w:ascii="Verdana" w:hAnsi="Verdana"/>
                <w:sz w:val="16"/>
                <w:szCs w:val="16"/>
              </w:rPr>
              <w:instrText xml:space="preserve"> REF _Ref528655369 \h  \* MERGEFORMAT </w:instrText>
            </w:r>
            <w:r w:rsidR="004600F4">
              <w:rPr>
                <w:rFonts w:ascii="Verdana" w:hAnsi="Verdana"/>
                <w:sz w:val="16"/>
                <w:szCs w:val="16"/>
              </w:rPr>
            </w:r>
            <w:r w:rsidR="004600F4">
              <w:rPr>
                <w:rFonts w:ascii="Verdana" w:hAnsi="Verdana"/>
                <w:sz w:val="16"/>
                <w:szCs w:val="16"/>
              </w:rPr>
              <w:fldChar w:fldCharType="separate"/>
            </w:r>
            <w:r w:rsidR="00B60499" w:rsidRPr="00B60499">
              <w:rPr>
                <w:rFonts w:ascii="Verdana" w:hAnsi="Verdana"/>
                <w:sz w:val="16"/>
                <w:szCs w:val="16"/>
              </w:rPr>
              <w:t>Table 11</w:t>
            </w:r>
            <w:r w:rsidR="004600F4">
              <w:rPr>
                <w:rFonts w:ascii="Verdana" w:hAnsi="Verdana"/>
                <w:sz w:val="16"/>
                <w:szCs w:val="16"/>
              </w:rPr>
              <w:fldChar w:fldCharType="end"/>
            </w:r>
            <w:r w:rsidR="004600F4">
              <w:rPr>
                <w:rFonts w:ascii="Verdana" w:hAnsi="Verdana"/>
                <w:sz w:val="16"/>
                <w:szCs w:val="16"/>
              </w:rPr>
              <w:t>.</w:t>
            </w:r>
          </w:p>
        </w:tc>
      </w:tr>
      <w:tr w:rsidR="009475D6" w:rsidRPr="00172621" w14:paraId="1D7498F0" w14:textId="77777777" w:rsidTr="00BA1FE8">
        <w:tc>
          <w:tcPr>
            <w:tcW w:w="1310" w:type="pct"/>
            <w:shd w:val="clear" w:color="auto" w:fill="auto"/>
          </w:tcPr>
          <w:p w14:paraId="5D9DB871" w14:textId="21A20ACA" w:rsidR="009475D6"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9475D6" w:rsidRPr="00D57D55">
              <w:rPr>
                <w:rFonts w:ascii="Verdana" w:hAnsi="Verdana"/>
                <w:sz w:val="16"/>
                <w:szCs w:val="16"/>
              </w:rPr>
              <w:t>. Run run_spec_</w:t>
            </w:r>
            <w:r w:rsidR="00C11678">
              <w:rPr>
                <w:rFonts w:ascii="Verdana" w:hAnsi="Verdana"/>
                <w:sz w:val="16"/>
                <w:szCs w:val="16"/>
              </w:rPr>
              <w:t>cov</w:t>
            </w:r>
            <w:r w:rsidR="009475D6" w:rsidRPr="00D57D55">
              <w:rPr>
                <w:rFonts w:ascii="Verdana" w:hAnsi="Verdana"/>
                <w:sz w:val="16"/>
                <w:szCs w:val="16"/>
              </w:rPr>
              <w:t>.py</w:t>
            </w:r>
          </w:p>
        </w:tc>
        <w:tc>
          <w:tcPr>
            <w:tcW w:w="3690" w:type="pct"/>
            <w:shd w:val="clear" w:color="auto" w:fill="auto"/>
          </w:tcPr>
          <w:p w14:paraId="06B9B580" w14:textId="7EF37AF5" w:rsidR="009475D6" w:rsidRPr="00D57D55" w:rsidRDefault="00BA2189" w:rsidP="0033054F">
            <w:pPr>
              <w:tabs>
                <w:tab w:val="left" w:pos="1026"/>
                <w:tab w:val="left" w:pos="1877"/>
                <w:tab w:val="left" w:pos="4820"/>
              </w:tabs>
              <w:spacing w:before="20" w:after="20" w:line="20" w:lineRule="atLeast"/>
              <w:rPr>
                <w:rFonts w:ascii="Verdana" w:hAnsi="Verdana"/>
                <w:sz w:val="16"/>
                <w:szCs w:val="16"/>
              </w:rPr>
            </w:pPr>
            <w:r w:rsidRPr="00D57D55">
              <w:rPr>
                <w:rFonts w:ascii="Verdana" w:hAnsi="Verdana"/>
                <w:sz w:val="16"/>
                <w:szCs w:val="16"/>
              </w:rPr>
              <w:t xml:space="preserve">The final step, after all tests have been run, is to run the Python script </w:t>
            </w:r>
            <w:r w:rsidRPr="004600F4">
              <w:rPr>
                <w:rFonts w:ascii="Verdana" w:hAnsi="Verdana"/>
                <w:i/>
                <w:sz w:val="16"/>
                <w:szCs w:val="16"/>
              </w:rPr>
              <w:t>run_spec_</w:t>
            </w:r>
            <w:r w:rsidR="00C37C8D">
              <w:rPr>
                <w:rFonts w:ascii="Verdana" w:hAnsi="Verdana"/>
                <w:i/>
                <w:sz w:val="16"/>
                <w:szCs w:val="16"/>
              </w:rPr>
              <w:t>cov</w:t>
            </w:r>
            <w:r w:rsidRPr="004600F4">
              <w:rPr>
                <w:rFonts w:ascii="Verdana" w:hAnsi="Verdana"/>
                <w:i/>
                <w:sz w:val="16"/>
                <w:szCs w:val="16"/>
              </w:rPr>
              <w:t>.py</w:t>
            </w:r>
            <w:r w:rsidRPr="00D57D55">
              <w:rPr>
                <w:rFonts w:ascii="Verdana" w:hAnsi="Verdana"/>
                <w:sz w:val="16"/>
                <w:szCs w:val="16"/>
              </w:rPr>
              <w:t xml:space="preserve">. This script will check the output from step 2 </w:t>
            </w:r>
            <w:r w:rsidR="004600F4">
              <w:rPr>
                <w:rFonts w:ascii="Verdana" w:hAnsi="Verdana"/>
                <w:sz w:val="16"/>
                <w:szCs w:val="16"/>
              </w:rPr>
              <w:t>against</w:t>
            </w:r>
            <w:r w:rsidRPr="00D57D55">
              <w:rPr>
                <w:rFonts w:ascii="Verdana" w:hAnsi="Verdana"/>
                <w:sz w:val="16"/>
                <w:szCs w:val="16"/>
              </w:rPr>
              <w:t xml:space="preserve"> the output file(s) from step </w:t>
            </w:r>
            <w:r w:rsidR="003B5AA2">
              <w:rPr>
                <w:rFonts w:ascii="Verdana" w:hAnsi="Verdana"/>
                <w:sz w:val="16"/>
                <w:szCs w:val="16"/>
              </w:rPr>
              <w:t>4</w:t>
            </w:r>
            <w:r w:rsidR="00847C82" w:rsidRPr="00D57D55">
              <w:rPr>
                <w:rFonts w:ascii="Verdana" w:hAnsi="Verdana"/>
                <w:sz w:val="16"/>
                <w:szCs w:val="16"/>
              </w:rPr>
              <w:t xml:space="preserve"> and</w:t>
            </w:r>
            <w:r w:rsidRPr="00D57D55">
              <w:rPr>
                <w:rFonts w:ascii="Verdana" w:hAnsi="Verdana"/>
                <w:sz w:val="16"/>
                <w:szCs w:val="16"/>
              </w:rPr>
              <w:t xml:space="preserve"> create a report file where all requirements are marked as COMPLIANT or NON-COMPLIANT.</w:t>
            </w:r>
            <w:r w:rsidR="004600F4">
              <w:rPr>
                <w:rFonts w:ascii="Verdana" w:hAnsi="Verdana"/>
                <w:sz w:val="16"/>
                <w:szCs w:val="16"/>
              </w:rPr>
              <w:t xml:space="preserve"> A description of the script</w:t>
            </w:r>
            <w:r w:rsidR="008A486E">
              <w:rPr>
                <w:rFonts w:ascii="Verdana" w:hAnsi="Verdana"/>
                <w:sz w:val="16"/>
                <w:szCs w:val="16"/>
              </w:rPr>
              <w:t xml:space="preserve"> parameters can be found in </w:t>
            </w:r>
            <w:r w:rsidR="008A486E">
              <w:rPr>
                <w:rFonts w:ascii="Verdana" w:hAnsi="Verdana"/>
                <w:sz w:val="16"/>
                <w:szCs w:val="16"/>
              </w:rPr>
              <w:fldChar w:fldCharType="begin"/>
            </w:r>
            <w:r w:rsidR="008A486E">
              <w:rPr>
                <w:rFonts w:ascii="Verdana" w:hAnsi="Verdana"/>
                <w:sz w:val="16"/>
                <w:szCs w:val="16"/>
              </w:rPr>
              <w:instrText xml:space="preserve"> REF _Ref528916629 \h  \* MERGEFORMAT </w:instrText>
            </w:r>
            <w:r w:rsidR="008A486E">
              <w:rPr>
                <w:rFonts w:ascii="Verdana" w:hAnsi="Verdana"/>
                <w:sz w:val="16"/>
                <w:szCs w:val="16"/>
              </w:rPr>
            </w:r>
            <w:r w:rsidR="008A486E">
              <w:rPr>
                <w:rFonts w:ascii="Verdana" w:hAnsi="Verdana"/>
                <w:sz w:val="16"/>
                <w:szCs w:val="16"/>
              </w:rPr>
              <w:fldChar w:fldCharType="separate"/>
            </w:r>
            <w:r w:rsidR="00B60499" w:rsidRPr="00B60499">
              <w:rPr>
                <w:rFonts w:ascii="Verdana" w:hAnsi="Verdana"/>
                <w:sz w:val="16"/>
                <w:szCs w:val="16"/>
              </w:rPr>
              <w:t>Table 12</w:t>
            </w:r>
            <w:r w:rsidR="008A486E">
              <w:rPr>
                <w:rFonts w:ascii="Verdana" w:hAnsi="Verdana"/>
                <w:sz w:val="16"/>
                <w:szCs w:val="16"/>
              </w:rPr>
              <w:fldChar w:fldCharType="end"/>
            </w:r>
            <w:r w:rsidR="004600F4">
              <w:rPr>
                <w:rFonts w:ascii="Verdana" w:hAnsi="Verdana"/>
                <w:sz w:val="16"/>
                <w:szCs w:val="16"/>
              </w:rPr>
              <w:t>.</w:t>
            </w:r>
          </w:p>
        </w:tc>
      </w:tr>
    </w:tbl>
    <w:p w14:paraId="05D96BF3" w14:textId="6467E019" w:rsidR="009475D6" w:rsidRDefault="009475D6" w:rsidP="009D0105">
      <w:pPr>
        <w:rPr>
          <w:rFonts w:eastAsiaTheme="minorEastAsia"/>
        </w:rPr>
      </w:pPr>
    </w:p>
    <w:p w14:paraId="000CFE9F" w14:textId="33D8E5AC" w:rsidR="009574AA" w:rsidRDefault="009574AA" w:rsidP="009D0105">
      <w:pPr>
        <w:rPr>
          <w:rFonts w:eastAsiaTheme="minorEastAsia"/>
        </w:rPr>
      </w:pPr>
      <w:r>
        <w:rPr>
          <w:rFonts w:eastAsiaTheme="minorEastAsia"/>
        </w:rPr>
        <w:t xml:space="preserve">For a practical example of the </w:t>
      </w:r>
      <w:r w:rsidR="00C11678">
        <w:rPr>
          <w:rFonts w:eastAsiaTheme="minorEastAsia"/>
        </w:rPr>
        <w:t>S</w:t>
      </w:r>
      <w:r>
        <w:rPr>
          <w:rFonts w:eastAsiaTheme="minorEastAsia"/>
        </w:rPr>
        <w:t xml:space="preserve">pecification </w:t>
      </w:r>
      <w:r w:rsidR="00C11678">
        <w:rPr>
          <w:rFonts w:eastAsiaTheme="minorEastAsia"/>
        </w:rPr>
        <w:t>Coverage</w:t>
      </w:r>
      <w:r>
        <w:rPr>
          <w:rFonts w:eastAsiaTheme="minorEastAsia"/>
        </w:rPr>
        <w:t xml:space="preserve"> concept, see the example design under the </w:t>
      </w:r>
      <w:r w:rsidR="00FF322C">
        <w:rPr>
          <w:rFonts w:eastAsiaTheme="minorEastAsia"/>
          <w:i/>
        </w:rPr>
        <w:t>demo</w:t>
      </w:r>
      <w:r>
        <w:rPr>
          <w:rFonts w:eastAsiaTheme="minorEastAsia"/>
        </w:rPr>
        <w:t xml:space="preserve"> directory.</w:t>
      </w:r>
    </w:p>
    <w:p w14:paraId="7736B23D" w14:textId="77777777" w:rsidR="009475D6" w:rsidRDefault="009475D6">
      <w:pPr>
        <w:rPr>
          <w:rFonts w:ascii="Helvetica Light" w:eastAsiaTheme="minorEastAsia" w:hAnsi="Helvetica Light" w:cstheme="minorBidi"/>
          <w:color w:val="5A5A5A" w:themeColor="text1" w:themeTint="A5"/>
          <w:spacing w:val="15"/>
          <w:sz w:val="28"/>
          <w:szCs w:val="22"/>
        </w:rPr>
      </w:pPr>
      <w:r>
        <w:rPr>
          <w:sz w:val="28"/>
        </w:rPr>
        <w:br w:type="page"/>
      </w:r>
    </w:p>
    <w:p w14:paraId="0278B518" w14:textId="1E7F8CB6" w:rsidR="00F32DBE" w:rsidRDefault="00F32DBE" w:rsidP="008461AF">
      <w:pPr>
        <w:pStyle w:val="Undertittel"/>
        <w:rPr>
          <w:sz w:val="28"/>
        </w:rPr>
      </w:pPr>
      <w:r>
        <w:rPr>
          <w:sz w:val="28"/>
        </w:rPr>
        <w:lastRenderedPageBreak/>
        <w:t>Advanced Con</w:t>
      </w:r>
      <w:r w:rsidR="00EB454B">
        <w:rPr>
          <w:sz w:val="28"/>
        </w:rPr>
        <w:t>c</w:t>
      </w:r>
      <w:r>
        <w:rPr>
          <w:sz w:val="28"/>
        </w:rPr>
        <w:t>ept Usage</w:t>
      </w:r>
    </w:p>
    <w:p w14:paraId="0FA7D58C" w14:textId="675B6271" w:rsidR="00F32DBE" w:rsidRDefault="00404744" w:rsidP="00F32DBE">
      <w:r>
        <w:t xml:space="preserve">In some cases, the designer would want </w:t>
      </w:r>
      <w:commentRangeStart w:id="177"/>
      <w:r>
        <w:t>to</w:t>
      </w:r>
      <w:commentRangeEnd w:id="177"/>
      <w:r w:rsidR="006117FC">
        <w:rPr>
          <w:rStyle w:val="Merknadsreferanse"/>
        </w:rPr>
        <w:commentReference w:id="177"/>
      </w:r>
      <w:r>
        <w:t xml:space="preserve"> extend or even split up broad requirements in order to have simple, testable requirements. This is allowed in the specification </w:t>
      </w:r>
      <w:r w:rsidR="001576B9">
        <w:t>coverage</w:t>
      </w:r>
      <w:r>
        <w:t xml:space="preserve"> concept</w:t>
      </w:r>
      <w:r w:rsidR="00F16112">
        <w:t xml:space="preserve"> by extending step 1</w:t>
      </w:r>
      <w:r w:rsidR="007F6B80">
        <w:t xml:space="preserve">, as illustrated by </w:t>
      </w:r>
      <w:r w:rsidR="007F6B80">
        <w:fldChar w:fldCharType="begin"/>
      </w:r>
      <w:r w:rsidR="007F6B80">
        <w:instrText xml:space="preserve"> REF _Ref528918015 \h </w:instrText>
      </w:r>
      <w:r w:rsidR="007F6B80">
        <w:fldChar w:fldCharType="separate"/>
      </w:r>
      <w:r w:rsidR="00B60499">
        <w:t xml:space="preserve">Figure </w:t>
      </w:r>
      <w:r w:rsidR="00B60499">
        <w:rPr>
          <w:noProof/>
        </w:rPr>
        <w:t>2</w:t>
      </w:r>
      <w:r w:rsidR="007F6B80">
        <w:fldChar w:fldCharType="end"/>
      </w:r>
      <w:r>
        <w:t xml:space="preserve">. </w:t>
      </w:r>
      <w:r w:rsidR="007F6B80">
        <w:t xml:space="preserve">In this case, a new CSV file with a mapping from (broad) requirement to (sub) requirements is created as part of step 1b, and used later on when running the Python script in step 5. A description of how to use this feature is documented in </w:t>
      </w:r>
      <w:commentRangeStart w:id="178"/>
      <w:r w:rsidR="007F6B80">
        <w:fldChar w:fldCharType="begin"/>
      </w:r>
      <w:r w:rsidR="007F6B80">
        <w:instrText xml:space="preserve"> REF _Ref528655369 \h </w:instrText>
      </w:r>
      <w:r w:rsidR="007F6B80">
        <w:fldChar w:fldCharType="separate"/>
      </w:r>
      <w:r w:rsidR="00B60499">
        <w:t xml:space="preserve">Table </w:t>
      </w:r>
      <w:r w:rsidR="00B60499">
        <w:rPr>
          <w:noProof/>
        </w:rPr>
        <w:t>11</w:t>
      </w:r>
      <w:r w:rsidR="007F6B80">
        <w:fldChar w:fldCharType="end"/>
      </w:r>
      <w:commentRangeEnd w:id="178"/>
      <w:r w:rsidR="00CA1C08">
        <w:rPr>
          <w:rStyle w:val="Merknadsreferanse"/>
        </w:rPr>
        <w:commentReference w:id="178"/>
      </w:r>
      <w:r w:rsidR="007F6B80">
        <w:t>.</w:t>
      </w:r>
    </w:p>
    <w:p w14:paraId="15451B80" w14:textId="173CCAE7" w:rsidR="00F32DBE" w:rsidRDefault="00F32DBE" w:rsidP="00F32DBE"/>
    <w:p w14:paraId="07258B51" w14:textId="77777777" w:rsidR="00F32DBE" w:rsidRDefault="00F32DBE" w:rsidP="00F32DBE">
      <w:pPr>
        <w:rPr>
          <w:rFonts w:ascii="Helvetica Light" w:hAnsi="Helvetica Light"/>
          <w:iCs/>
          <w:sz w:val="22"/>
          <w:szCs w:val="22"/>
        </w:rPr>
      </w:pPr>
    </w:p>
    <w:p w14:paraId="6680CC9E" w14:textId="7F1D3741" w:rsidR="00F32DBE" w:rsidRDefault="00623D5D" w:rsidP="00F32DBE">
      <w:pPr>
        <w:keepNext/>
        <w:jc w:val="center"/>
      </w:pPr>
      <w:r>
        <w:rPr>
          <w:noProof/>
        </w:rPr>
        <w:drawing>
          <wp:inline distT="0" distB="0" distL="0" distR="0" wp14:anchorId="38CE1F22" wp14:editId="4834FC63">
            <wp:extent cx="7477101" cy="46607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2270" cy="4676398"/>
                    </a:xfrm>
                    <a:prstGeom prst="rect">
                      <a:avLst/>
                    </a:prstGeom>
                    <a:noFill/>
                    <a:ln>
                      <a:noFill/>
                    </a:ln>
                  </pic:spPr>
                </pic:pic>
              </a:graphicData>
            </a:graphic>
          </wp:inline>
        </w:drawing>
      </w:r>
    </w:p>
    <w:p w14:paraId="3FD266A4" w14:textId="411EEB97" w:rsidR="00F32DBE" w:rsidRPr="00F32DBE" w:rsidRDefault="00F32DBE" w:rsidP="0024607C">
      <w:pPr>
        <w:pStyle w:val="Bildetekst"/>
        <w:jc w:val="center"/>
      </w:pPr>
      <w:bookmarkStart w:id="179" w:name="_Ref528918015"/>
      <w:r>
        <w:t xml:space="preserve">Figure </w:t>
      </w:r>
      <w:r>
        <w:fldChar w:fldCharType="begin"/>
      </w:r>
      <w:r>
        <w:instrText xml:space="preserve"> SEQ Figure \* ARABIC </w:instrText>
      </w:r>
      <w:r>
        <w:fldChar w:fldCharType="separate"/>
      </w:r>
      <w:r w:rsidR="00B60499">
        <w:rPr>
          <w:noProof/>
        </w:rPr>
        <w:t>2</w:t>
      </w:r>
      <w:r>
        <w:fldChar w:fldCharType="end"/>
      </w:r>
      <w:bookmarkEnd w:id="179"/>
      <w:r>
        <w:t xml:space="preserve"> Advanced </w:t>
      </w:r>
      <w:r w:rsidRPr="00D61403">
        <w:t xml:space="preserve">Specification </w:t>
      </w:r>
      <w:r w:rsidR="001576B9">
        <w:t>Coverage</w:t>
      </w:r>
      <w:r w:rsidRPr="00D61403">
        <w:t xml:space="preserve"> Typical Usage</w:t>
      </w:r>
    </w:p>
    <w:p w14:paraId="2731C9EC" w14:textId="7503EAE7" w:rsidR="00F32DBE" w:rsidRDefault="00F32DBE" w:rsidP="00F32DBE">
      <w:pPr>
        <w:pStyle w:val="Bildetekst"/>
        <w:keepNext/>
        <w:jc w:val="center"/>
      </w:pPr>
      <w:bookmarkStart w:id="180" w:name="_Ref530394629"/>
      <w:r>
        <w:lastRenderedPageBreak/>
        <w:t xml:space="preserve">Table </w:t>
      </w:r>
      <w:r>
        <w:fldChar w:fldCharType="begin"/>
      </w:r>
      <w:r>
        <w:instrText xml:space="preserve"> SEQ Table \* ARABIC </w:instrText>
      </w:r>
      <w:r>
        <w:fldChar w:fldCharType="separate"/>
      </w:r>
      <w:r w:rsidR="00B60499">
        <w:rPr>
          <w:noProof/>
        </w:rPr>
        <w:t>5</w:t>
      </w:r>
      <w:r>
        <w:fldChar w:fldCharType="end"/>
      </w:r>
      <w:bookmarkEnd w:id="180"/>
      <w:r>
        <w:t xml:space="preserve"> </w:t>
      </w:r>
      <w:r w:rsidRPr="007B4BE7">
        <w:t xml:space="preserve">Advanced Specification </w:t>
      </w:r>
      <w:r w:rsidR="001576B9">
        <w:t>Coverage</w:t>
      </w:r>
      <w:r w:rsidRPr="007B4BE7">
        <w:t xml:space="preserve"> Typical Usage Description</w:t>
      </w:r>
    </w:p>
    <w:tbl>
      <w:tblPr>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104"/>
        <w:gridCol w:w="11255"/>
      </w:tblGrid>
      <w:tr w:rsidR="00F32DBE" w:rsidRPr="00C862E0" w14:paraId="3799168D" w14:textId="77777777" w:rsidTr="00BA1FE8">
        <w:tc>
          <w:tcPr>
            <w:tcW w:w="1336" w:type="pct"/>
            <w:shd w:val="solid" w:color="000000" w:fill="FFFFFF"/>
          </w:tcPr>
          <w:p w14:paraId="66AA02A7" w14:textId="77777777" w:rsidR="00F32DBE" w:rsidRPr="00C862E0" w:rsidRDefault="00F32DBE" w:rsidP="0033054F">
            <w:pPr>
              <w:tabs>
                <w:tab w:val="left" w:pos="4820"/>
              </w:tabs>
              <w:rPr>
                <w:b/>
                <w:bCs/>
                <w:sz w:val="20"/>
              </w:rPr>
            </w:pPr>
            <w:r>
              <w:rPr>
                <w:b/>
                <w:bCs/>
                <w:sz w:val="20"/>
              </w:rPr>
              <w:t>Step</w:t>
            </w:r>
          </w:p>
        </w:tc>
        <w:tc>
          <w:tcPr>
            <w:tcW w:w="3664" w:type="pct"/>
            <w:shd w:val="solid" w:color="000000" w:fill="FFFFFF"/>
          </w:tcPr>
          <w:p w14:paraId="2334B1E3" w14:textId="77777777" w:rsidR="00F32DBE" w:rsidRPr="00C862E0" w:rsidRDefault="00F32DBE" w:rsidP="0033054F">
            <w:pPr>
              <w:tabs>
                <w:tab w:val="left" w:pos="1877"/>
                <w:tab w:val="left" w:pos="4820"/>
              </w:tabs>
              <w:rPr>
                <w:b/>
                <w:bCs/>
                <w:sz w:val="20"/>
              </w:rPr>
            </w:pPr>
            <w:r>
              <w:rPr>
                <w:b/>
                <w:bCs/>
                <w:sz w:val="20"/>
              </w:rPr>
              <w:t>Description</w:t>
            </w:r>
          </w:p>
        </w:tc>
      </w:tr>
      <w:tr w:rsidR="00F32DBE" w:rsidRPr="00EF7B0A" w14:paraId="5DB73BF5" w14:textId="77777777" w:rsidTr="00BA1FE8">
        <w:tc>
          <w:tcPr>
            <w:tcW w:w="1336" w:type="pct"/>
            <w:shd w:val="clear" w:color="auto" w:fill="auto"/>
          </w:tcPr>
          <w:p w14:paraId="0702E4D6" w14:textId="3152D953" w:rsidR="00F32DBE" w:rsidRPr="00D57D55" w:rsidRDefault="00F32DBE" w:rsidP="0033054F">
            <w:pPr>
              <w:tabs>
                <w:tab w:val="left" w:pos="4820"/>
              </w:tabs>
              <w:spacing w:before="20" w:after="20" w:line="20" w:lineRule="atLeast"/>
              <w:rPr>
                <w:rFonts w:ascii="Verdana" w:hAnsi="Verdana"/>
                <w:sz w:val="16"/>
                <w:szCs w:val="16"/>
              </w:rPr>
            </w:pPr>
            <w:r w:rsidRPr="00D57D55">
              <w:rPr>
                <w:rFonts w:ascii="Verdana" w:hAnsi="Verdana"/>
                <w:sz w:val="16"/>
                <w:szCs w:val="16"/>
              </w:rPr>
              <w:t>1</w:t>
            </w:r>
            <w:r w:rsidR="00C1676A">
              <w:rPr>
                <w:rFonts w:ascii="Verdana" w:hAnsi="Verdana"/>
                <w:sz w:val="16"/>
                <w:szCs w:val="16"/>
              </w:rPr>
              <w:t>a</w:t>
            </w:r>
            <w:r w:rsidRPr="00D57D55">
              <w:rPr>
                <w:rFonts w:ascii="Verdana" w:hAnsi="Verdana"/>
                <w:sz w:val="16"/>
                <w:szCs w:val="16"/>
              </w:rPr>
              <w:t>. Architects or customer define</w:t>
            </w:r>
            <w:r w:rsidR="00BE084B">
              <w:rPr>
                <w:rFonts w:ascii="Verdana" w:hAnsi="Verdana"/>
                <w:sz w:val="16"/>
                <w:szCs w:val="16"/>
              </w:rPr>
              <w:t xml:space="preserve"> </w:t>
            </w:r>
            <w:r w:rsidRPr="00D57D55">
              <w:rPr>
                <w:rFonts w:ascii="Verdana" w:hAnsi="Verdana"/>
                <w:sz w:val="16"/>
                <w:szCs w:val="16"/>
              </w:rPr>
              <w:t>requirements</w:t>
            </w:r>
          </w:p>
        </w:tc>
        <w:tc>
          <w:tcPr>
            <w:tcW w:w="3664" w:type="pct"/>
            <w:shd w:val="clear" w:color="auto" w:fill="auto"/>
          </w:tcPr>
          <w:p w14:paraId="15118F68" w14:textId="163DBCC1" w:rsidR="00F32DBE" w:rsidRPr="00623D5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1.</w:t>
            </w:r>
          </w:p>
        </w:tc>
      </w:tr>
      <w:tr w:rsidR="00F32DBE" w:rsidRPr="003A7C5C" w14:paraId="136043E3" w14:textId="77777777" w:rsidTr="00BA1FE8">
        <w:tc>
          <w:tcPr>
            <w:tcW w:w="1336" w:type="pct"/>
            <w:shd w:val="clear" w:color="auto" w:fill="auto"/>
          </w:tcPr>
          <w:p w14:paraId="5984022A" w14:textId="38A1DE6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1b</w:t>
            </w:r>
            <w:r w:rsidR="00F32DBE" w:rsidRPr="00D57D55">
              <w:rPr>
                <w:rFonts w:ascii="Verdana" w:hAnsi="Verdana"/>
                <w:sz w:val="16"/>
                <w:szCs w:val="16"/>
              </w:rPr>
              <w:t xml:space="preserve">. Extend and/or elaborate </w:t>
            </w:r>
            <w:commentRangeStart w:id="181"/>
            <w:r w:rsidR="00F32DBE" w:rsidRPr="00D57D55">
              <w:rPr>
                <w:rFonts w:ascii="Verdana" w:hAnsi="Verdana"/>
                <w:sz w:val="16"/>
                <w:szCs w:val="16"/>
              </w:rPr>
              <w:t>requirements</w:t>
            </w:r>
            <w:commentRangeEnd w:id="181"/>
            <w:r w:rsidR="006117FC">
              <w:rPr>
                <w:rStyle w:val="Merknadsreferanse"/>
              </w:rPr>
              <w:commentReference w:id="181"/>
            </w:r>
          </w:p>
        </w:tc>
        <w:tc>
          <w:tcPr>
            <w:tcW w:w="3664" w:type="pct"/>
            <w:shd w:val="clear" w:color="auto" w:fill="auto"/>
          </w:tcPr>
          <w:p w14:paraId="3853EF22"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As mentioned in the above step, the requirements defined by the customer or architect often specify broad requirements. In these cases, the designer may create sub-requirements for each step in the broad requirement. For example, if the requirement states:</w:t>
            </w:r>
          </w:p>
          <w:p w14:paraId="0709B815" w14:textId="30901D68" w:rsidR="00F32DBE" w:rsidRPr="00C17338" w:rsidRDefault="00F32DBE" w:rsidP="00C17338">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del w:id="182" w:author="Forfatter">
              <w:r w:rsidRPr="00C17338" w:rsidDel="00513C31">
                <w:rPr>
                  <w:rFonts w:ascii="Verdana" w:hAnsi="Verdana"/>
                  <w:sz w:val="16"/>
                  <w:szCs w:val="16"/>
                </w:rPr>
                <w:delText>FPGA_SPEC_</w:delText>
              </w:r>
            </w:del>
            <w:ins w:id="183" w:author="Forfatter">
              <w:r w:rsidR="00513C31">
                <w:rPr>
                  <w:rFonts w:ascii="Verdana" w:hAnsi="Verdana"/>
                  <w:sz w:val="16"/>
                  <w:szCs w:val="16"/>
                </w:rPr>
                <w:t>FPGA_REQ_</w:t>
              </w:r>
            </w:ins>
            <w:r w:rsidRPr="00C17338">
              <w:rPr>
                <w:rFonts w:ascii="Verdana" w:hAnsi="Verdana"/>
                <w:sz w:val="16"/>
                <w:szCs w:val="16"/>
              </w:rPr>
              <w:t xml:space="preserve">1: “UART shall handle baud-rate of 9600bps and data shall be sent LSB first. </w:t>
            </w:r>
          </w:p>
          <w:p w14:paraId="1AE7B11B"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This requirement could be replaced and split into two sub-requirements:</w:t>
            </w:r>
          </w:p>
          <w:p w14:paraId="45822A7B" w14:textId="23C4E91D" w:rsidR="00F32DBE" w:rsidRPr="00C17338" w:rsidRDefault="00F32DBE" w:rsidP="00C17338">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del w:id="184" w:author="Forfatter">
              <w:r w:rsidRPr="00C17338" w:rsidDel="00513C31">
                <w:rPr>
                  <w:rFonts w:ascii="Verdana" w:hAnsi="Verdana"/>
                  <w:sz w:val="16"/>
                  <w:szCs w:val="16"/>
                </w:rPr>
                <w:delText>FPGA_SPEC_</w:delText>
              </w:r>
            </w:del>
            <w:ins w:id="185" w:author="Forfatter">
              <w:r w:rsidR="00513C31">
                <w:rPr>
                  <w:rFonts w:ascii="Verdana" w:hAnsi="Verdana"/>
                  <w:sz w:val="16"/>
                  <w:szCs w:val="16"/>
                </w:rPr>
                <w:t>FPGA_REQ_</w:t>
              </w:r>
            </w:ins>
            <w:proofErr w:type="gramStart"/>
            <w:r w:rsidRPr="00C17338">
              <w:rPr>
                <w:rFonts w:ascii="Verdana" w:hAnsi="Verdana"/>
                <w:sz w:val="16"/>
                <w:szCs w:val="16"/>
              </w:rPr>
              <w:t>1.a</w:t>
            </w:r>
            <w:proofErr w:type="gramEnd"/>
            <w:r w:rsidRPr="00C17338">
              <w:rPr>
                <w:rFonts w:ascii="Verdana" w:hAnsi="Verdana"/>
                <w:sz w:val="16"/>
                <w:szCs w:val="16"/>
              </w:rPr>
              <w:t>: “UART shall handle baud-rate of 9600bps.”</w:t>
            </w:r>
          </w:p>
          <w:p w14:paraId="2DA48A13" w14:textId="542FB834" w:rsidR="00F32DBE" w:rsidRPr="00D57D55" w:rsidRDefault="00F32DBE" w:rsidP="0033054F">
            <w:pPr>
              <w:pStyle w:val="Listeavsnitt"/>
              <w:numPr>
                <w:ilvl w:val="0"/>
                <w:numId w:val="4"/>
              </w:numPr>
              <w:tabs>
                <w:tab w:val="left" w:pos="776"/>
                <w:tab w:val="left" w:pos="1627"/>
                <w:tab w:val="left" w:pos="3436"/>
                <w:tab w:val="left" w:pos="4820"/>
              </w:tabs>
              <w:spacing w:before="20" w:after="20" w:line="20" w:lineRule="atLeast"/>
              <w:rPr>
                <w:rFonts w:ascii="Verdana" w:hAnsi="Verdana"/>
                <w:sz w:val="16"/>
                <w:szCs w:val="16"/>
              </w:rPr>
            </w:pPr>
            <w:del w:id="186" w:author="Forfatter">
              <w:r w:rsidRPr="00D57D55" w:rsidDel="00513C31">
                <w:rPr>
                  <w:rFonts w:ascii="Verdana" w:hAnsi="Verdana"/>
                  <w:sz w:val="16"/>
                  <w:szCs w:val="16"/>
                </w:rPr>
                <w:delText>FPGA_SPEC_</w:delText>
              </w:r>
            </w:del>
            <w:ins w:id="187" w:author="Forfatter">
              <w:r w:rsidR="00513C31">
                <w:rPr>
                  <w:rFonts w:ascii="Verdana" w:hAnsi="Verdana"/>
                  <w:sz w:val="16"/>
                  <w:szCs w:val="16"/>
                </w:rPr>
                <w:t>FPGA_REQ_</w:t>
              </w:r>
            </w:ins>
            <w:proofErr w:type="gramStart"/>
            <w:r w:rsidRPr="00D57D55">
              <w:rPr>
                <w:rFonts w:ascii="Verdana" w:hAnsi="Verdana"/>
                <w:sz w:val="16"/>
                <w:szCs w:val="16"/>
              </w:rPr>
              <w:t>1.b</w:t>
            </w:r>
            <w:proofErr w:type="gramEnd"/>
            <w:r w:rsidRPr="00D57D55">
              <w:rPr>
                <w:rFonts w:ascii="Verdana" w:hAnsi="Verdana"/>
                <w:sz w:val="16"/>
                <w:szCs w:val="16"/>
              </w:rPr>
              <w:t>: “UART shall handle data being sent LSB first”</w:t>
            </w:r>
          </w:p>
          <w:p w14:paraId="1C51C921" w14:textId="335DD691"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An optional map of requirement to sub-requirements can be created during this step. This mapping can be used later by the script</w:t>
            </w:r>
            <w:r w:rsidR="005B69FF">
              <w:rPr>
                <w:rFonts w:ascii="Verdana" w:hAnsi="Verdana"/>
                <w:sz w:val="16"/>
                <w:szCs w:val="16"/>
              </w:rPr>
              <w:t xml:space="preserve"> in step 5</w:t>
            </w:r>
            <w:r w:rsidRPr="00D57D55">
              <w:rPr>
                <w:rFonts w:ascii="Verdana" w:hAnsi="Verdana"/>
                <w:sz w:val="16"/>
                <w:szCs w:val="16"/>
              </w:rPr>
              <w:t xml:space="preserve"> to check and report the original requirement and not just the sub-requirement.</w:t>
            </w:r>
          </w:p>
          <w:p w14:paraId="089DC2BF"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p>
          <w:p w14:paraId="2744BF01" w14:textId="77777777"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some cases, the designer will also want to add additional requirements to the requirement list in this step, e.g. if a requirement is relevant for how the design is implemented. </w:t>
            </w:r>
          </w:p>
        </w:tc>
      </w:tr>
      <w:tr w:rsidR="00F32DBE" w:rsidRPr="00172621" w14:paraId="47D26FC8" w14:textId="77777777" w:rsidTr="00BA1FE8">
        <w:tc>
          <w:tcPr>
            <w:tcW w:w="1336" w:type="pct"/>
            <w:shd w:val="clear" w:color="auto" w:fill="auto"/>
          </w:tcPr>
          <w:p w14:paraId="6F19099E" w14:textId="49775B2A"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2</w:t>
            </w:r>
            <w:r w:rsidR="00F32DBE" w:rsidRPr="00D57D55">
              <w:rPr>
                <w:rFonts w:ascii="Verdana" w:hAnsi="Verdana"/>
                <w:sz w:val="16"/>
                <w:szCs w:val="16"/>
              </w:rPr>
              <w:t>. Specify testcases</w:t>
            </w:r>
          </w:p>
        </w:tc>
        <w:tc>
          <w:tcPr>
            <w:tcW w:w="3664" w:type="pct"/>
            <w:shd w:val="clear" w:color="auto" w:fill="auto"/>
          </w:tcPr>
          <w:p w14:paraId="0F09DB3B" w14:textId="172E47B6" w:rsidR="00C1676A" w:rsidRPr="00F14FCD" w:rsidRDefault="00C1676A" w:rsidP="00F14FCD">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2.</w:t>
            </w:r>
          </w:p>
          <w:p w14:paraId="55D0D6EF" w14:textId="02F13EAA" w:rsidR="00F32DBE" w:rsidRPr="00D57D55" w:rsidRDefault="00F32DBE" w:rsidP="0033054F">
            <w:pPr>
              <w:tabs>
                <w:tab w:val="left" w:pos="776"/>
                <w:tab w:val="left" w:pos="1627"/>
                <w:tab w:val="left" w:pos="3436"/>
                <w:tab w:val="left" w:pos="4820"/>
              </w:tabs>
              <w:spacing w:before="20" w:after="20" w:line="20" w:lineRule="atLeast"/>
              <w:rPr>
                <w:rFonts w:ascii="Verdana" w:hAnsi="Verdana"/>
                <w:sz w:val="16"/>
                <w:szCs w:val="16"/>
              </w:rPr>
            </w:pPr>
            <w:r w:rsidRPr="00D57D55">
              <w:rPr>
                <w:rFonts w:ascii="Verdana" w:hAnsi="Verdana"/>
                <w:sz w:val="16"/>
                <w:szCs w:val="16"/>
              </w:rPr>
              <w:t xml:space="preserve">In the cases where a requirement has been split into sub-requirement, the original requirement shall not be part of this map-file. </w:t>
            </w:r>
            <w:r w:rsidR="00412859">
              <w:rPr>
                <w:rFonts w:ascii="Verdana" w:hAnsi="Verdana"/>
                <w:sz w:val="16"/>
                <w:szCs w:val="16"/>
              </w:rPr>
              <w:t>In this example the testcase information is also added to the CSV file created in this step.</w:t>
            </w:r>
          </w:p>
        </w:tc>
      </w:tr>
      <w:tr w:rsidR="00F32DBE" w:rsidRPr="00172621" w14:paraId="296EAF86" w14:textId="77777777" w:rsidTr="00BA1FE8">
        <w:tc>
          <w:tcPr>
            <w:tcW w:w="1336" w:type="pct"/>
            <w:shd w:val="clear" w:color="auto" w:fill="auto"/>
          </w:tcPr>
          <w:p w14:paraId="6F172724" w14:textId="7BFDC284"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3</w:t>
            </w:r>
            <w:r w:rsidR="00F32DBE" w:rsidRPr="00D57D55">
              <w:rPr>
                <w:rFonts w:ascii="Verdana" w:hAnsi="Verdana"/>
                <w:sz w:val="16"/>
                <w:szCs w:val="16"/>
              </w:rPr>
              <w:t>. Implement testcases</w:t>
            </w:r>
          </w:p>
        </w:tc>
        <w:tc>
          <w:tcPr>
            <w:tcW w:w="3664" w:type="pct"/>
            <w:shd w:val="clear" w:color="auto" w:fill="auto"/>
          </w:tcPr>
          <w:p w14:paraId="0B828681" w14:textId="33350081" w:rsidR="00F32DBE" w:rsidRPr="00623D5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3.</w:t>
            </w:r>
          </w:p>
        </w:tc>
      </w:tr>
      <w:tr w:rsidR="00F32DBE" w:rsidRPr="00172621" w14:paraId="555F40D9" w14:textId="77777777" w:rsidTr="00BA1FE8">
        <w:tc>
          <w:tcPr>
            <w:tcW w:w="1336" w:type="pct"/>
            <w:shd w:val="clear" w:color="auto" w:fill="auto"/>
          </w:tcPr>
          <w:p w14:paraId="1650650D" w14:textId="511C3C16"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4</w:t>
            </w:r>
            <w:r w:rsidR="00F32DBE" w:rsidRPr="00D57D55">
              <w:rPr>
                <w:rFonts w:ascii="Verdana" w:hAnsi="Verdana"/>
                <w:sz w:val="16"/>
                <w:szCs w:val="16"/>
              </w:rPr>
              <w:t>. Run testcases</w:t>
            </w:r>
          </w:p>
        </w:tc>
        <w:tc>
          <w:tcPr>
            <w:tcW w:w="3664" w:type="pct"/>
            <w:shd w:val="clear" w:color="auto" w:fill="auto"/>
          </w:tcPr>
          <w:p w14:paraId="25414E22" w14:textId="1DC85ECD" w:rsidR="00F32DBE" w:rsidRPr="00F14FCD" w:rsidRDefault="00C1676A" w:rsidP="00C43923">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4.</w:t>
            </w:r>
          </w:p>
        </w:tc>
      </w:tr>
      <w:tr w:rsidR="00F32DBE" w:rsidRPr="00172621" w14:paraId="7A9C38AF" w14:textId="77777777" w:rsidTr="00BA1FE8">
        <w:tc>
          <w:tcPr>
            <w:tcW w:w="1336" w:type="pct"/>
            <w:shd w:val="clear" w:color="auto" w:fill="auto"/>
          </w:tcPr>
          <w:p w14:paraId="42479E26" w14:textId="3B8EA2D8" w:rsidR="00F32DBE" w:rsidRPr="00D57D55" w:rsidRDefault="00C1676A" w:rsidP="0033054F">
            <w:pPr>
              <w:tabs>
                <w:tab w:val="left" w:pos="4820"/>
              </w:tabs>
              <w:spacing w:before="20" w:after="20" w:line="20" w:lineRule="atLeast"/>
              <w:rPr>
                <w:rFonts w:ascii="Verdana" w:hAnsi="Verdana"/>
                <w:sz w:val="16"/>
                <w:szCs w:val="16"/>
              </w:rPr>
            </w:pPr>
            <w:r>
              <w:rPr>
                <w:rFonts w:ascii="Verdana" w:hAnsi="Verdana"/>
                <w:sz w:val="16"/>
                <w:szCs w:val="16"/>
              </w:rPr>
              <w:t>5</w:t>
            </w:r>
            <w:r w:rsidR="00F32DBE" w:rsidRPr="00D57D55">
              <w:rPr>
                <w:rFonts w:ascii="Verdana" w:hAnsi="Verdana"/>
                <w:sz w:val="16"/>
                <w:szCs w:val="16"/>
              </w:rPr>
              <w:t>. Run run_spec_</w:t>
            </w:r>
            <w:r w:rsidR="001576B9">
              <w:rPr>
                <w:rFonts w:ascii="Verdana" w:hAnsi="Verdana"/>
                <w:sz w:val="16"/>
                <w:szCs w:val="16"/>
              </w:rPr>
              <w:t>cov</w:t>
            </w:r>
            <w:r w:rsidR="00F32DBE" w:rsidRPr="00D57D55">
              <w:rPr>
                <w:rFonts w:ascii="Verdana" w:hAnsi="Verdana"/>
                <w:sz w:val="16"/>
                <w:szCs w:val="16"/>
              </w:rPr>
              <w:t>.py</w:t>
            </w:r>
          </w:p>
        </w:tc>
        <w:tc>
          <w:tcPr>
            <w:tcW w:w="3664" w:type="pct"/>
            <w:shd w:val="clear" w:color="auto" w:fill="auto"/>
          </w:tcPr>
          <w:p w14:paraId="1DBFB979" w14:textId="495580F1" w:rsidR="00F32DBE" w:rsidRPr="00F14FCD" w:rsidRDefault="00C1676A" w:rsidP="00F14FCD">
            <w:pPr>
              <w:pStyle w:val="Bildetekst"/>
              <w:keepNext/>
              <w:rPr>
                <w:rFonts w:ascii="Verdana" w:hAnsi="Verdana"/>
                <w:i w:val="0"/>
                <w:sz w:val="16"/>
                <w:szCs w:val="16"/>
              </w:rPr>
            </w:pPr>
            <w:r w:rsidRPr="00F14FCD">
              <w:rPr>
                <w:rFonts w:ascii="Verdana" w:hAnsi="Verdana"/>
                <w:i w:val="0"/>
                <w:sz w:val="16"/>
                <w:szCs w:val="16"/>
              </w:rPr>
              <w:t>See</w:t>
            </w:r>
            <w:r w:rsidR="00676955">
              <w:rPr>
                <w:rFonts w:ascii="Verdana" w:hAnsi="Verdana"/>
                <w:i w:val="0"/>
                <w:sz w:val="16"/>
                <w:szCs w:val="16"/>
              </w:rPr>
              <w:t xml:space="preserve"> </w:t>
            </w:r>
            <w:r w:rsidR="00676955">
              <w:rPr>
                <w:rFonts w:ascii="Verdana" w:hAnsi="Verdana"/>
                <w:i w:val="0"/>
                <w:sz w:val="16"/>
                <w:szCs w:val="16"/>
              </w:rPr>
              <w:fldChar w:fldCharType="begin"/>
            </w:r>
            <w:r w:rsidR="00676955">
              <w:rPr>
                <w:rFonts w:ascii="Verdana" w:hAnsi="Verdana"/>
                <w:i w:val="0"/>
                <w:sz w:val="16"/>
                <w:szCs w:val="16"/>
              </w:rPr>
              <w:instrText xml:space="preserve"> REF _Ref530395679 \h  \* MERGEFORMAT </w:instrText>
            </w:r>
            <w:r w:rsidR="00676955">
              <w:rPr>
                <w:rFonts w:ascii="Verdana" w:hAnsi="Verdana"/>
                <w:i w:val="0"/>
                <w:sz w:val="16"/>
                <w:szCs w:val="16"/>
              </w:rPr>
            </w:r>
            <w:r w:rsidR="00676955">
              <w:rPr>
                <w:rFonts w:ascii="Verdana" w:hAnsi="Verdana"/>
                <w:i w:val="0"/>
                <w:sz w:val="16"/>
                <w:szCs w:val="16"/>
              </w:rPr>
              <w:fldChar w:fldCharType="separate"/>
            </w:r>
            <w:r w:rsidR="00B60499" w:rsidRPr="00B60499">
              <w:rPr>
                <w:rFonts w:ascii="Verdana" w:hAnsi="Verdana"/>
                <w:i w:val="0"/>
                <w:sz w:val="16"/>
                <w:szCs w:val="16"/>
              </w:rPr>
              <w:t>Table 4</w:t>
            </w:r>
            <w:r w:rsidR="00676955">
              <w:rPr>
                <w:rFonts w:ascii="Verdana" w:hAnsi="Verdana"/>
                <w:i w:val="0"/>
                <w:sz w:val="16"/>
                <w:szCs w:val="16"/>
              </w:rPr>
              <w:fldChar w:fldCharType="end"/>
            </w:r>
            <w:r w:rsidRPr="00F14FCD">
              <w:rPr>
                <w:rFonts w:ascii="Verdana" w:hAnsi="Verdana"/>
                <w:i w:val="0"/>
                <w:sz w:val="16"/>
                <w:szCs w:val="16"/>
              </w:rPr>
              <w:t>, step 5.</w:t>
            </w:r>
          </w:p>
          <w:p w14:paraId="508ADF10" w14:textId="7C913B10" w:rsidR="005964F9" w:rsidRPr="00623D5D" w:rsidRDefault="005964F9" w:rsidP="00F14FCD">
            <w:pPr>
              <w:pStyle w:val="Bildetekst"/>
              <w:keepNext/>
              <w:rPr>
                <w:rFonts w:ascii="Verdana" w:hAnsi="Verdana"/>
                <w:i w:val="0"/>
                <w:sz w:val="16"/>
                <w:szCs w:val="16"/>
              </w:rPr>
            </w:pPr>
            <w:r w:rsidRPr="00F14FCD">
              <w:rPr>
                <w:rFonts w:ascii="Verdana" w:hAnsi="Verdana"/>
                <w:i w:val="0"/>
                <w:sz w:val="16"/>
                <w:szCs w:val="16"/>
              </w:rPr>
              <w:t>In addition to the requirements</w:t>
            </w:r>
            <w:r w:rsidRPr="00623D5D">
              <w:rPr>
                <w:rFonts w:ascii="Verdana" w:hAnsi="Verdana"/>
                <w:i w:val="0"/>
                <w:sz w:val="16"/>
                <w:szCs w:val="16"/>
              </w:rPr>
              <w:t xml:space="preserve">, the sub-requirements will also be listed as either compliant or non-compliant. </w:t>
            </w:r>
          </w:p>
        </w:tc>
      </w:tr>
    </w:tbl>
    <w:p w14:paraId="62492DBF" w14:textId="541906DC" w:rsidR="00F32DBE" w:rsidRDefault="00F32DBE" w:rsidP="00F32DBE"/>
    <w:p w14:paraId="7183E243" w14:textId="77777777" w:rsidR="00AA5D8E" w:rsidRDefault="00AA5D8E">
      <w:pPr>
        <w:rPr>
          <w:rFonts w:ascii="Helvetica Light" w:eastAsiaTheme="minorEastAsia" w:hAnsi="Helvetica Light" w:cstheme="minorBidi"/>
          <w:color w:val="5A5A5A" w:themeColor="text1" w:themeTint="A5"/>
          <w:spacing w:val="15"/>
          <w:sz w:val="20"/>
          <w:szCs w:val="22"/>
        </w:rPr>
      </w:pPr>
      <w:r>
        <w:rPr>
          <w:sz w:val="20"/>
        </w:rPr>
        <w:br w:type="page"/>
      </w:r>
    </w:p>
    <w:p w14:paraId="49988001" w14:textId="433A0BC2" w:rsidR="009266E5" w:rsidRDefault="00771300" w:rsidP="009266E5">
      <w:pPr>
        <w:pStyle w:val="Undertittel"/>
        <w:rPr>
          <w:sz w:val="20"/>
        </w:rPr>
      </w:pPr>
      <w:r>
        <w:rPr>
          <w:sz w:val="20"/>
        </w:rPr>
        <w:lastRenderedPageBreak/>
        <w:t>When m</w:t>
      </w:r>
      <w:r w:rsidR="009266E5">
        <w:rPr>
          <w:sz w:val="20"/>
        </w:rPr>
        <w:t>inimum one test</w:t>
      </w:r>
      <w:r w:rsidR="0033054F">
        <w:rPr>
          <w:sz w:val="20"/>
        </w:rPr>
        <w:t xml:space="preserve">case </w:t>
      </w:r>
      <w:r w:rsidR="009266E5">
        <w:rPr>
          <w:sz w:val="20"/>
        </w:rPr>
        <w:t>must pass</w:t>
      </w:r>
    </w:p>
    <w:p w14:paraId="17B355C7" w14:textId="45BA8559" w:rsidR="00AA5D8E" w:rsidRDefault="009266E5" w:rsidP="009266E5">
      <w:r>
        <w:t xml:space="preserve">In some cases, a requirement will require that at least one of many testcases must pass </w:t>
      </w:r>
      <w:r w:rsidR="00771300">
        <w:t>for</w:t>
      </w:r>
      <w:r>
        <w:t xml:space="preserve"> the requirement to be compliant. However, not all testcases must pass </w:t>
      </w:r>
      <w:r w:rsidR="007944A6">
        <w:t>for</w:t>
      </w:r>
      <w:r>
        <w:t xml:space="preserve"> the requirement to be </w:t>
      </w:r>
      <w:r w:rsidR="00771300">
        <w:t xml:space="preserve">compliant. This is </w:t>
      </w:r>
      <w:r w:rsidR="00123A0D">
        <w:t>supported</w:t>
      </w:r>
      <w:r w:rsidR="00771300">
        <w:t xml:space="preserve"> by the Specification </w:t>
      </w:r>
      <w:r w:rsidR="00123A0D">
        <w:t>Coverage</w:t>
      </w:r>
      <w:r w:rsidR="00771300">
        <w:t xml:space="preserve"> extension. To instruct the tool that only one testcase is required to pass, the requirement is specified as shown in </w:t>
      </w:r>
      <w:r w:rsidR="007944A6">
        <w:t xml:space="preserve">the table below, entered </w:t>
      </w:r>
      <w:r w:rsidR="00771300">
        <w:t xml:space="preserve">in the </w:t>
      </w:r>
      <w:r w:rsidR="00771300" w:rsidRPr="00771300">
        <w:t>Requirement to Testcase map file</w:t>
      </w:r>
      <w:r w:rsidR="00771300">
        <w:t xml:space="preserve">. In this example, the requirement </w:t>
      </w:r>
      <w:del w:id="188" w:author="Forfatter">
        <w:r w:rsidR="00771300" w:rsidDel="00513C31">
          <w:delText>FPGA_SPEC_</w:delText>
        </w:r>
      </w:del>
      <w:ins w:id="189" w:author="Forfatter">
        <w:r w:rsidR="00513C31">
          <w:t>FPGA_REQ_</w:t>
        </w:r>
      </w:ins>
      <w:r w:rsidR="00771300">
        <w:t>3 is tested by testcase TC_UART_</w:t>
      </w:r>
      <w:proofErr w:type="gramStart"/>
      <w:r w:rsidR="00771300">
        <w:t>3.a</w:t>
      </w:r>
      <w:proofErr w:type="gramEnd"/>
      <w:r w:rsidR="00771300">
        <w:t xml:space="preserve">, b, c and d, and at least one of these testcases needs to pass </w:t>
      </w:r>
      <w:r w:rsidR="007944A6">
        <w:t>for</w:t>
      </w:r>
      <w:r w:rsidR="00771300">
        <w:t xml:space="preserve"> the requirement to be compliant.</w:t>
      </w:r>
    </w:p>
    <w:p w14:paraId="725318DF" w14:textId="3A017659" w:rsidR="00771300" w:rsidRDefault="0033054F" w:rsidP="0033054F">
      <w:pPr>
        <w:pStyle w:val="Bildetekst"/>
        <w:keepNext/>
        <w:jc w:val="center"/>
      </w:pPr>
      <w:r>
        <w:t xml:space="preserve">Table </w:t>
      </w:r>
      <w:r>
        <w:fldChar w:fldCharType="begin"/>
      </w:r>
      <w:r>
        <w:instrText xml:space="preserve"> SEQ Table \* ARABIC </w:instrText>
      </w:r>
      <w:r>
        <w:fldChar w:fldCharType="separate"/>
      </w:r>
      <w:r w:rsidR="00B60499">
        <w:rPr>
          <w:noProof/>
        </w:rPr>
        <w:t>6</w:t>
      </w:r>
      <w:r>
        <w:fldChar w:fldCharType="end"/>
      </w:r>
      <w:r>
        <w:t xml:space="preserve"> Testcase mapping – Minimum one testcase must </w:t>
      </w:r>
      <w:commentRangeStart w:id="190"/>
      <w:r>
        <w:t>pass</w:t>
      </w:r>
      <w:commentRangeEnd w:id="190"/>
      <w:r w:rsidR="006117FC">
        <w:rPr>
          <w:rStyle w:val="Merknadsreferanse"/>
          <w:i w:val="0"/>
        </w:rPr>
        <w:commentReference w:id="190"/>
      </w:r>
    </w:p>
    <w:tbl>
      <w:tblPr>
        <w:tblStyle w:val="Tabellrutenett"/>
        <w:tblW w:w="10768" w:type="dxa"/>
        <w:jc w:val="center"/>
        <w:tblLook w:val="04A0" w:firstRow="1" w:lastRow="0" w:firstColumn="1" w:lastColumn="0" w:noHBand="0" w:noVBand="1"/>
      </w:tblPr>
      <w:tblGrid>
        <w:gridCol w:w="2089"/>
        <w:gridCol w:w="8112"/>
        <w:gridCol w:w="567"/>
      </w:tblGrid>
      <w:tr w:rsidR="00771300" w:rsidRPr="00A43C3F" w14:paraId="1A0E1C01" w14:textId="77777777" w:rsidTr="007944A6">
        <w:trPr>
          <w:jc w:val="center"/>
        </w:trPr>
        <w:tc>
          <w:tcPr>
            <w:tcW w:w="2089" w:type="dxa"/>
            <w:shd w:val="clear" w:color="auto" w:fill="F2F2F2" w:themeFill="background1" w:themeFillShade="F2"/>
          </w:tcPr>
          <w:p w14:paraId="50F6BB6B" w14:textId="77777777" w:rsidR="00771300" w:rsidRPr="00A43C3F" w:rsidRDefault="00771300" w:rsidP="0033054F">
            <w:pPr>
              <w:rPr>
                <w:b/>
                <w:sz w:val="16"/>
                <w:szCs w:val="16"/>
              </w:rPr>
            </w:pPr>
            <w:r w:rsidRPr="00A43C3F">
              <w:rPr>
                <w:b/>
                <w:sz w:val="16"/>
                <w:szCs w:val="16"/>
              </w:rPr>
              <w:t>File</w:t>
            </w:r>
          </w:p>
        </w:tc>
        <w:tc>
          <w:tcPr>
            <w:tcW w:w="8112" w:type="dxa"/>
          </w:tcPr>
          <w:p w14:paraId="2480E98A" w14:textId="77777777" w:rsidR="00771300" w:rsidRPr="00A43C3F" w:rsidRDefault="00771300" w:rsidP="0033054F">
            <w:pPr>
              <w:rPr>
                <w:sz w:val="16"/>
                <w:szCs w:val="16"/>
              </w:rPr>
            </w:pPr>
            <w:r w:rsidRPr="00A43C3F">
              <w:rPr>
                <w:sz w:val="16"/>
                <w:szCs w:val="16"/>
              </w:rPr>
              <w:t>Requirement to Testcase map file</w:t>
            </w:r>
          </w:p>
        </w:tc>
        <w:tc>
          <w:tcPr>
            <w:tcW w:w="567" w:type="dxa"/>
          </w:tcPr>
          <w:p w14:paraId="008C1BAB" w14:textId="77777777" w:rsidR="00771300" w:rsidRPr="00A43C3F" w:rsidRDefault="00771300" w:rsidP="0033054F">
            <w:pPr>
              <w:rPr>
                <w:sz w:val="16"/>
                <w:szCs w:val="16"/>
              </w:rPr>
            </w:pPr>
            <w:r>
              <w:rPr>
                <w:sz w:val="16"/>
                <w:szCs w:val="16"/>
              </w:rPr>
              <w:t>CSV</w:t>
            </w:r>
          </w:p>
        </w:tc>
      </w:tr>
      <w:tr w:rsidR="00771300" w:rsidRPr="00A43C3F" w14:paraId="73141AE4" w14:textId="77777777" w:rsidTr="007944A6">
        <w:trPr>
          <w:jc w:val="center"/>
        </w:trPr>
        <w:tc>
          <w:tcPr>
            <w:tcW w:w="2089" w:type="dxa"/>
            <w:shd w:val="clear" w:color="auto" w:fill="F2F2F2" w:themeFill="background1" w:themeFillShade="F2"/>
          </w:tcPr>
          <w:p w14:paraId="2A5524A3" w14:textId="77777777" w:rsidR="00771300" w:rsidRPr="00A43C3F" w:rsidRDefault="00771300" w:rsidP="0033054F">
            <w:pPr>
              <w:rPr>
                <w:b/>
                <w:sz w:val="16"/>
                <w:szCs w:val="16"/>
              </w:rPr>
            </w:pPr>
            <w:r w:rsidRPr="00A43C3F">
              <w:rPr>
                <w:b/>
                <w:sz w:val="16"/>
                <w:szCs w:val="16"/>
              </w:rPr>
              <w:t>Layout</w:t>
            </w:r>
          </w:p>
        </w:tc>
        <w:tc>
          <w:tcPr>
            <w:tcW w:w="8679" w:type="dxa"/>
            <w:gridSpan w:val="2"/>
          </w:tcPr>
          <w:p w14:paraId="1F6B5121" w14:textId="1AA5939A" w:rsidR="00771300" w:rsidRPr="00A43C3F" w:rsidRDefault="00771300"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771300" w:rsidRPr="00A43C3F" w14:paraId="7E455073" w14:textId="77777777" w:rsidTr="007944A6">
        <w:trPr>
          <w:trHeight w:val="730"/>
          <w:jc w:val="center"/>
        </w:trPr>
        <w:tc>
          <w:tcPr>
            <w:tcW w:w="2089" w:type="dxa"/>
            <w:shd w:val="clear" w:color="auto" w:fill="F2F2F2" w:themeFill="background1" w:themeFillShade="F2"/>
          </w:tcPr>
          <w:p w14:paraId="6558925A" w14:textId="77777777" w:rsidR="00771300" w:rsidRPr="00A43C3F" w:rsidRDefault="00771300" w:rsidP="0033054F">
            <w:pPr>
              <w:rPr>
                <w:b/>
                <w:sz w:val="16"/>
                <w:szCs w:val="16"/>
              </w:rPr>
            </w:pPr>
            <w:r w:rsidRPr="00A43C3F">
              <w:rPr>
                <w:b/>
                <w:sz w:val="16"/>
                <w:szCs w:val="16"/>
              </w:rPr>
              <w:t>Example</w:t>
            </w:r>
          </w:p>
        </w:tc>
        <w:tc>
          <w:tcPr>
            <w:tcW w:w="8679" w:type="dxa"/>
            <w:gridSpan w:val="2"/>
          </w:tcPr>
          <w:p w14:paraId="11F3701F" w14:textId="1F9A74BC" w:rsidR="00771300" w:rsidRPr="00A43C3F" w:rsidRDefault="00771300" w:rsidP="0033054F">
            <w:pPr>
              <w:contextualSpacing/>
              <w:rPr>
                <w:sz w:val="16"/>
                <w:szCs w:val="16"/>
              </w:rPr>
            </w:pPr>
            <w:del w:id="191" w:author="Forfatter">
              <w:r w:rsidRPr="00A43C3F" w:rsidDel="00513C31">
                <w:rPr>
                  <w:sz w:val="16"/>
                  <w:szCs w:val="16"/>
                </w:rPr>
                <w:delText>FPGA_SPEC_</w:delText>
              </w:r>
            </w:del>
            <w:ins w:id="192" w:author="Forfatter">
              <w:r w:rsidR="00513C31">
                <w:rPr>
                  <w:sz w:val="16"/>
                  <w:szCs w:val="16"/>
                </w:rPr>
                <w:t>FPGA_REQ_</w:t>
              </w:r>
            </w:ins>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43211E8B" w14:textId="037D1C21" w:rsidR="00771300" w:rsidRPr="00A43C3F" w:rsidRDefault="00771300" w:rsidP="0033054F">
            <w:pPr>
              <w:contextualSpacing/>
              <w:rPr>
                <w:sz w:val="16"/>
                <w:szCs w:val="16"/>
              </w:rPr>
            </w:pPr>
            <w:del w:id="193" w:author="Forfatter">
              <w:r w:rsidRPr="00A43C3F" w:rsidDel="00513C31">
                <w:rPr>
                  <w:sz w:val="16"/>
                  <w:szCs w:val="16"/>
                </w:rPr>
                <w:delText>FPGA_SPEC_</w:delText>
              </w:r>
            </w:del>
            <w:ins w:id="194" w:author="Forfatter">
              <w:r w:rsidR="00513C31">
                <w:rPr>
                  <w:sz w:val="16"/>
                  <w:szCs w:val="16"/>
                </w:rPr>
                <w:t>FPGA_REQ_</w:t>
              </w:r>
            </w:ins>
            <w:r>
              <w:rPr>
                <w:sz w:val="16"/>
                <w:szCs w:val="16"/>
              </w:rPr>
              <w:t>2</w:t>
            </w:r>
            <w:r w:rsidRPr="00A43C3F">
              <w:rPr>
                <w:sz w:val="16"/>
                <w:szCs w:val="16"/>
              </w:rPr>
              <w:t>; UART start bit polarity; TC_UART_</w:t>
            </w:r>
            <w:r>
              <w:rPr>
                <w:sz w:val="16"/>
                <w:szCs w:val="16"/>
              </w:rPr>
              <w:t>2</w:t>
            </w:r>
          </w:p>
          <w:p w14:paraId="689D86B2" w14:textId="71ACCA91" w:rsidR="00771300" w:rsidRPr="00A43C3F" w:rsidRDefault="00771300" w:rsidP="0033054F">
            <w:pPr>
              <w:contextualSpacing/>
              <w:rPr>
                <w:sz w:val="16"/>
                <w:szCs w:val="16"/>
              </w:rPr>
            </w:pPr>
            <w:del w:id="195" w:author="Forfatter">
              <w:r w:rsidRPr="00A43C3F" w:rsidDel="00513C31">
                <w:rPr>
                  <w:sz w:val="16"/>
                  <w:szCs w:val="16"/>
                </w:rPr>
                <w:delText>FPGA_SPEC_</w:delText>
              </w:r>
            </w:del>
            <w:ins w:id="196" w:author="Forfatter">
              <w:r w:rsidR="00513C31">
                <w:rPr>
                  <w:sz w:val="16"/>
                  <w:szCs w:val="16"/>
                </w:rPr>
                <w:t>FPGA_REQ_</w:t>
              </w:r>
            </w:ins>
            <w:r>
              <w:rPr>
                <w:sz w:val="16"/>
                <w:szCs w:val="16"/>
              </w:rPr>
              <w:t>3</w:t>
            </w:r>
            <w:r w:rsidRPr="00A43C3F">
              <w:rPr>
                <w:sz w:val="16"/>
                <w:szCs w:val="16"/>
              </w:rPr>
              <w:t>; UART start bit delay; TC_UART_</w:t>
            </w:r>
            <w:proofErr w:type="gramStart"/>
            <w:r>
              <w:rPr>
                <w:sz w:val="16"/>
                <w:szCs w:val="16"/>
              </w:rPr>
              <w:t>3.a</w:t>
            </w:r>
            <w:proofErr w:type="gramEnd"/>
            <w:r>
              <w:rPr>
                <w:sz w:val="16"/>
                <w:szCs w:val="16"/>
              </w:rPr>
              <w:t>; TC_UART_3.b; TC_UART_3.c;TC_UART_3.d</w:t>
            </w:r>
          </w:p>
        </w:tc>
      </w:tr>
    </w:tbl>
    <w:p w14:paraId="7A79B934" w14:textId="510F7FB2" w:rsidR="00AA5D8E" w:rsidRDefault="00AA5D8E" w:rsidP="009266E5"/>
    <w:p w14:paraId="69297AC9" w14:textId="6526094C" w:rsidR="00BB6F01" w:rsidRPr="0033054F" w:rsidRDefault="00BB6F01" w:rsidP="00BB6F01">
      <w:pPr>
        <w:pStyle w:val="Undertittel"/>
        <w:rPr>
          <w:sz w:val="20"/>
        </w:rPr>
      </w:pPr>
      <w:r>
        <w:rPr>
          <w:sz w:val="20"/>
        </w:rPr>
        <w:t>When multiple requirements are tested by one testcase</w:t>
      </w:r>
    </w:p>
    <w:p w14:paraId="77585666" w14:textId="7F3FA80F" w:rsidR="00BB6F01" w:rsidRDefault="00BB6F01" w:rsidP="00BB6F01">
      <w:r>
        <w:t>This is supported by the tool</w:t>
      </w:r>
      <w:r w:rsidR="002442F7">
        <w:t xml:space="preserve"> as shown in the table below</w:t>
      </w:r>
      <w:r>
        <w:t>.</w:t>
      </w:r>
      <w:r w:rsidR="00123A0D">
        <w:t xml:space="preserve"> In the table below, testcase 2 verifies specification 2, 3 and 4.</w:t>
      </w:r>
    </w:p>
    <w:p w14:paraId="12F76EAF" w14:textId="72E18547" w:rsidR="00BB6F01" w:rsidRDefault="00BB6F01" w:rsidP="00BB6F01">
      <w:pPr>
        <w:pStyle w:val="Bildetekst"/>
        <w:keepNext/>
        <w:jc w:val="center"/>
      </w:pPr>
      <w:r>
        <w:t xml:space="preserve">Table </w:t>
      </w:r>
      <w:r>
        <w:fldChar w:fldCharType="begin"/>
      </w:r>
      <w:r>
        <w:instrText xml:space="preserve"> SEQ Table \* ARABIC </w:instrText>
      </w:r>
      <w:r>
        <w:fldChar w:fldCharType="separate"/>
      </w:r>
      <w:r w:rsidR="00B60499">
        <w:rPr>
          <w:noProof/>
        </w:rPr>
        <w:t>7</w:t>
      </w:r>
      <w:r>
        <w:fldChar w:fldCharType="end"/>
      </w:r>
      <w:r>
        <w:t xml:space="preserve"> Testcase mapping – One testcase </w:t>
      </w:r>
      <w:r w:rsidR="007216BF">
        <w:t>verifies</w:t>
      </w:r>
      <w:r>
        <w:t xml:space="preserve"> multiple </w:t>
      </w:r>
      <w:r w:rsidR="007216BF">
        <w:t>requirements</w:t>
      </w:r>
    </w:p>
    <w:tbl>
      <w:tblPr>
        <w:tblStyle w:val="Tabellrutenett"/>
        <w:tblW w:w="10768" w:type="dxa"/>
        <w:jc w:val="center"/>
        <w:tblLook w:val="04A0" w:firstRow="1" w:lastRow="0" w:firstColumn="1" w:lastColumn="0" w:noHBand="0" w:noVBand="1"/>
      </w:tblPr>
      <w:tblGrid>
        <w:gridCol w:w="2089"/>
        <w:gridCol w:w="8112"/>
        <w:gridCol w:w="567"/>
      </w:tblGrid>
      <w:tr w:rsidR="00BB6F01" w:rsidRPr="00A43C3F" w14:paraId="724DA8C0" w14:textId="77777777" w:rsidTr="00877E26">
        <w:trPr>
          <w:jc w:val="center"/>
        </w:trPr>
        <w:tc>
          <w:tcPr>
            <w:tcW w:w="2089" w:type="dxa"/>
            <w:shd w:val="clear" w:color="auto" w:fill="F2F2F2" w:themeFill="background1" w:themeFillShade="F2"/>
          </w:tcPr>
          <w:p w14:paraId="395DEB25" w14:textId="77777777" w:rsidR="00BB6F01" w:rsidRPr="00A43C3F" w:rsidRDefault="00BB6F01" w:rsidP="00877E26">
            <w:pPr>
              <w:rPr>
                <w:b/>
                <w:sz w:val="16"/>
                <w:szCs w:val="16"/>
              </w:rPr>
            </w:pPr>
            <w:r w:rsidRPr="00A43C3F">
              <w:rPr>
                <w:b/>
                <w:sz w:val="16"/>
                <w:szCs w:val="16"/>
              </w:rPr>
              <w:t>File</w:t>
            </w:r>
          </w:p>
        </w:tc>
        <w:tc>
          <w:tcPr>
            <w:tcW w:w="8112" w:type="dxa"/>
          </w:tcPr>
          <w:p w14:paraId="6312AD6D" w14:textId="77777777" w:rsidR="00BB6F01" w:rsidRPr="00A43C3F" w:rsidRDefault="00BB6F01" w:rsidP="00877E26">
            <w:pPr>
              <w:rPr>
                <w:sz w:val="16"/>
                <w:szCs w:val="16"/>
              </w:rPr>
            </w:pPr>
            <w:r w:rsidRPr="00A43C3F">
              <w:rPr>
                <w:sz w:val="16"/>
                <w:szCs w:val="16"/>
              </w:rPr>
              <w:t>Requirement to Testcase map file</w:t>
            </w:r>
          </w:p>
        </w:tc>
        <w:tc>
          <w:tcPr>
            <w:tcW w:w="567" w:type="dxa"/>
          </w:tcPr>
          <w:p w14:paraId="5E941745" w14:textId="77777777" w:rsidR="00BB6F01" w:rsidRPr="00A43C3F" w:rsidRDefault="00BB6F01" w:rsidP="00877E26">
            <w:pPr>
              <w:rPr>
                <w:sz w:val="16"/>
                <w:szCs w:val="16"/>
              </w:rPr>
            </w:pPr>
            <w:r>
              <w:rPr>
                <w:sz w:val="16"/>
                <w:szCs w:val="16"/>
              </w:rPr>
              <w:t>CSV</w:t>
            </w:r>
          </w:p>
        </w:tc>
      </w:tr>
      <w:tr w:rsidR="00BB6F01" w:rsidRPr="00A43C3F" w14:paraId="4CFDB511" w14:textId="77777777" w:rsidTr="00877E26">
        <w:trPr>
          <w:jc w:val="center"/>
        </w:trPr>
        <w:tc>
          <w:tcPr>
            <w:tcW w:w="2089" w:type="dxa"/>
            <w:shd w:val="clear" w:color="auto" w:fill="F2F2F2" w:themeFill="background1" w:themeFillShade="F2"/>
          </w:tcPr>
          <w:p w14:paraId="284FC32A" w14:textId="77777777" w:rsidR="00BB6F01" w:rsidRPr="00A43C3F" w:rsidRDefault="00BB6F01" w:rsidP="00877E26">
            <w:pPr>
              <w:rPr>
                <w:b/>
                <w:sz w:val="16"/>
                <w:szCs w:val="16"/>
              </w:rPr>
            </w:pPr>
            <w:r w:rsidRPr="00A43C3F">
              <w:rPr>
                <w:b/>
                <w:sz w:val="16"/>
                <w:szCs w:val="16"/>
              </w:rPr>
              <w:t>Layout</w:t>
            </w:r>
          </w:p>
        </w:tc>
        <w:tc>
          <w:tcPr>
            <w:tcW w:w="8679" w:type="dxa"/>
            <w:gridSpan w:val="2"/>
          </w:tcPr>
          <w:p w14:paraId="16FEEE03" w14:textId="77777777" w:rsidR="00BB6F01" w:rsidRPr="00A43C3F" w:rsidRDefault="00BB6F01" w:rsidP="00877E26">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BB6F01" w:rsidRPr="00A43C3F" w14:paraId="50978606" w14:textId="77777777" w:rsidTr="00877E26">
        <w:trPr>
          <w:trHeight w:val="730"/>
          <w:jc w:val="center"/>
        </w:trPr>
        <w:tc>
          <w:tcPr>
            <w:tcW w:w="2089" w:type="dxa"/>
            <w:shd w:val="clear" w:color="auto" w:fill="F2F2F2" w:themeFill="background1" w:themeFillShade="F2"/>
          </w:tcPr>
          <w:p w14:paraId="3C182E0F" w14:textId="77777777" w:rsidR="00BB6F01" w:rsidRPr="00A43C3F" w:rsidRDefault="00BB6F01" w:rsidP="00877E26">
            <w:pPr>
              <w:rPr>
                <w:b/>
                <w:sz w:val="16"/>
                <w:szCs w:val="16"/>
              </w:rPr>
            </w:pPr>
            <w:r w:rsidRPr="00A43C3F">
              <w:rPr>
                <w:b/>
                <w:sz w:val="16"/>
                <w:szCs w:val="16"/>
              </w:rPr>
              <w:t>Example</w:t>
            </w:r>
          </w:p>
        </w:tc>
        <w:tc>
          <w:tcPr>
            <w:tcW w:w="8679" w:type="dxa"/>
            <w:gridSpan w:val="2"/>
          </w:tcPr>
          <w:p w14:paraId="06ABC9F9" w14:textId="0CE41FCE" w:rsidR="00BB6F01" w:rsidRPr="00A43C3F" w:rsidRDefault="00BB6F01" w:rsidP="00877E26">
            <w:pPr>
              <w:contextualSpacing/>
              <w:rPr>
                <w:sz w:val="16"/>
                <w:szCs w:val="16"/>
              </w:rPr>
            </w:pPr>
            <w:del w:id="197" w:author="Forfatter">
              <w:r w:rsidRPr="00A43C3F" w:rsidDel="00513C31">
                <w:rPr>
                  <w:sz w:val="16"/>
                  <w:szCs w:val="16"/>
                </w:rPr>
                <w:delText>FPGA_SPEC_</w:delText>
              </w:r>
            </w:del>
            <w:ins w:id="198" w:author="Forfatter">
              <w:r w:rsidR="00513C31">
                <w:rPr>
                  <w:sz w:val="16"/>
                  <w:szCs w:val="16"/>
                </w:rPr>
                <w:t>FPGA_REQ_</w:t>
              </w:r>
            </w:ins>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077004BE" w14:textId="26A4D085" w:rsidR="00BB6F01" w:rsidRPr="00A43C3F" w:rsidRDefault="00BB6F01" w:rsidP="00877E26">
            <w:pPr>
              <w:contextualSpacing/>
              <w:rPr>
                <w:sz w:val="16"/>
                <w:szCs w:val="16"/>
              </w:rPr>
            </w:pPr>
            <w:del w:id="199" w:author="Forfatter">
              <w:r w:rsidRPr="00A43C3F" w:rsidDel="00513C31">
                <w:rPr>
                  <w:sz w:val="16"/>
                  <w:szCs w:val="16"/>
                </w:rPr>
                <w:delText>FPGA_SPEC_</w:delText>
              </w:r>
            </w:del>
            <w:ins w:id="200" w:author="Forfatter">
              <w:r w:rsidR="00513C31">
                <w:rPr>
                  <w:sz w:val="16"/>
                  <w:szCs w:val="16"/>
                </w:rPr>
                <w:t>FPGA_REQ_</w:t>
              </w:r>
            </w:ins>
            <w:r>
              <w:rPr>
                <w:sz w:val="16"/>
                <w:szCs w:val="16"/>
              </w:rPr>
              <w:t>2</w:t>
            </w:r>
            <w:r w:rsidRPr="00A43C3F">
              <w:rPr>
                <w:sz w:val="16"/>
                <w:szCs w:val="16"/>
              </w:rPr>
              <w:t>; UART start bit polarity; TC_UART_</w:t>
            </w:r>
            <w:r>
              <w:rPr>
                <w:sz w:val="16"/>
                <w:szCs w:val="16"/>
              </w:rPr>
              <w:t>2</w:t>
            </w:r>
          </w:p>
          <w:p w14:paraId="6F7291BC" w14:textId="1BE03804" w:rsidR="00BB6F01" w:rsidRDefault="00BB6F01" w:rsidP="00877E26">
            <w:pPr>
              <w:contextualSpacing/>
              <w:rPr>
                <w:sz w:val="16"/>
                <w:szCs w:val="16"/>
              </w:rPr>
            </w:pPr>
            <w:del w:id="201" w:author="Forfatter">
              <w:r w:rsidRPr="00A43C3F" w:rsidDel="00513C31">
                <w:rPr>
                  <w:sz w:val="16"/>
                  <w:szCs w:val="16"/>
                </w:rPr>
                <w:delText>FPGA_SPEC_</w:delText>
              </w:r>
            </w:del>
            <w:ins w:id="202" w:author="Forfatter">
              <w:r w:rsidR="00513C31">
                <w:rPr>
                  <w:sz w:val="16"/>
                  <w:szCs w:val="16"/>
                </w:rPr>
                <w:t>FPGA_REQ_</w:t>
              </w:r>
            </w:ins>
            <w:r>
              <w:rPr>
                <w:sz w:val="16"/>
                <w:szCs w:val="16"/>
              </w:rPr>
              <w:t>3</w:t>
            </w:r>
            <w:r w:rsidRPr="00A43C3F">
              <w:rPr>
                <w:sz w:val="16"/>
                <w:szCs w:val="16"/>
              </w:rPr>
              <w:t>; UART start bit delay</w:t>
            </w:r>
            <w:r>
              <w:rPr>
                <w:sz w:val="16"/>
                <w:szCs w:val="16"/>
              </w:rPr>
              <w:t>, minimum</w:t>
            </w:r>
            <w:r w:rsidRPr="00A43C3F">
              <w:rPr>
                <w:sz w:val="16"/>
                <w:szCs w:val="16"/>
              </w:rPr>
              <w:t>; TC_UART_</w:t>
            </w:r>
            <w:r>
              <w:rPr>
                <w:sz w:val="16"/>
                <w:szCs w:val="16"/>
              </w:rPr>
              <w:t>2</w:t>
            </w:r>
          </w:p>
          <w:p w14:paraId="5AA394FD" w14:textId="03D19FB0" w:rsidR="00BB6F01" w:rsidRPr="00A43C3F" w:rsidRDefault="00BB6F01" w:rsidP="00BB6F01">
            <w:pPr>
              <w:contextualSpacing/>
              <w:rPr>
                <w:sz w:val="16"/>
                <w:szCs w:val="16"/>
              </w:rPr>
            </w:pPr>
            <w:del w:id="203" w:author="Forfatter">
              <w:r w:rsidRPr="00A43C3F" w:rsidDel="00513C31">
                <w:rPr>
                  <w:sz w:val="16"/>
                  <w:szCs w:val="16"/>
                </w:rPr>
                <w:delText>FPGA_SPEC_</w:delText>
              </w:r>
            </w:del>
            <w:ins w:id="204" w:author="Forfatter">
              <w:r w:rsidR="00513C31">
                <w:rPr>
                  <w:sz w:val="16"/>
                  <w:szCs w:val="16"/>
                </w:rPr>
                <w:t>FPGA_REQ_</w:t>
              </w:r>
            </w:ins>
            <w:r>
              <w:rPr>
                <w:sz w:val="16"/>
                <w:szCs w:val="16"/>
              </w:rPr>
              <w:t>4</w:t>
            </w:r>
            <w:r w:rsidRPr="00A43C3F">
              <w:rPr>
                <w:sz w:val="16"/>
                <w:szCs w:val="16"/>
              </w:rPr>
              <w:t>; UART start bit delay</w:t>
            </w:r>
            <w:r>
              <w:rPr>
                <w:sz w:val="16"/>
                <w:szCs w:val="16"/>
              </w:rPr>
              <w:t>, maximum</w:t>
            </w:r>
            <w:r w:rsidRPr="00A43C3F">
              <w:rPr>
                <w:sz w:val="16"/>
                <w:szCs w:val="16"/>
              </w:rPr>
              <w:t>; TC_UART_</w:t>
            </w:r>
            <w:r>
              <w:rPr>
                <w:sz w:val="16"/>
                <w:szCs w:val="16"/>
              </w:rPr>
              <w:t>2</w:t>
            </w:r>
          </w:p>
        </w:tc>
      </w:tr>
    </w:tbl>
    <w:p w14:paraId="5FFD8565" w14:textId="77777777" w:rsidR="00BB6F01" w:rsidRDefault="00BB6F01" w:rsidP="00BB6F01"/>
    <w:p w14:paraId="19F5D72E" w14:textId="50C2E5A2" w:rsidR="0033054F" w:rsidRPr="0033054F" w:rsidRDefault="0033054F" w:rsidP="0033054F">
      <w:pPr>
        <w:pStyle w:val="Undertittel"/>
        <w:rPr>
          <w:sz w:val="20"/>
        </w:rPr>
      </w:pPr>
      <w:r>
        <w:rPr>
          <w:sz w:val="20"/>
        </w:rPr>
        <w:t xml:space="preserve">When one requirement maps to multiple testcases </w:t>
      </w:r>
    </w:p>
    <w:p w14:paraId="0D36749A" w14:textId="1BE7D930" w:rsidR="00AA5D8E" w:rsidRDefault="00AA5D8E" w:rsidP="009266E5">
      <w:r>
        <w:t xml:space="preserve">It is also allowed by the tool to specify that one (complex) requirement shall be tested by multiple testcases. This is specified by adding the requirement on multiple lines, as shown in the </w:t>
      </w:r>
      <w:commentRangeStart w:id="205"/>
      <w:r>
        <w:t>table</w:t>
      </w:r>
      <w:commentRangeEnd w:id="205"/>
      <w:r w:rsidR="00663E9A">
        <w:rPr>
          <w:rStyle w:val="Merknadsreferanse"/>
        </w:rPr>
        <w:commentReference w:id="205"/>
      </w:r>
      <w:r>
        <w:t xml:space="preserve"> below. However, it is recommended that such cases are handled by splitting the complex requirement into smaller, testable sub-requirements that have one testcase per sub-requirement. This visualizes exactly what parts of the requirement that is verified by the testcase. In the example below, TC_UART_</w:t>
      </w:r>
      <w:proofErr w:type="gramStart"/>
      <w:r>
        <w:t>3.a</w:t>
      </w:r>
      <w:proofErr w:type="gramEnd"/>
      <w:r>
        <w:t xml:space="preserve"> and TC_UART_3.b must pass </w:t>
      </w:r>
      <w:r w:rsidR="00AE6AAB">
        <w:t>for</w:t>
      </w:r>
      <w:r>
        <w:t xml:space="preserve"> </w:t>
      </w:r>
      <w:del w:id="206" w:author="Forfatter">
        <w:r w:rsidDel="00513C31">
          <w:delText>FPGA_SPEC_</w:delText>
        </w:r>
      </w:del>
      <w:ins w:id="207" w:author="Forfatter">
        <w:r w:rsidR="00513C31">
          <w:t>FPGA_REQ_</w:t>
        </w:r>
      </w:ins>
      <w:r>
        <w:t>3 to be compliant.</w:t>
      </w:r>
    </w:p>
    <w:p w14:paraId="7234DDD5" w14:textId="25742400" w:rsidR="0033054F" w:rsidRDefault="0033054F" w:rsidP="0033054F">
      <w:pPr>
        <w:pStyle w:val="Bildetekst"/>
        <w:keepNext/>
        <w:jc w:val="center"/>
      </w:pPr>
      <w:r>
        <w:t xml:space="preserve">Table </w:t>
      </w:r>
      <w:r>
        <w:fldChar w:fldCharType="begin"/>
      </w:r>
      <w:r>
        <w:instrText xml:space="preserve"> SEQ Table \* ARABIC </w:instrText>
      </w:r>
      <w:r>
        <w:fldChar w:fldCharType="separate"/>
      </w:r>
      <w:r w:rsidR="00B60499">
        <w:rPr>
          <w:noProof/>
        </w:rPr>
        <w:t>8</w:t>
      </w:r>
      <w:r>
        <w:fldChar w:fldCharType="end"/>
      </w:r>
      <w:r>
        <w:t xml:space="preserve"> Testcase mapping – Multiple testcases per requirement</w:t>
      </w:r>
    </w:p>
    <w:tbl>
      <w:tblPr>
        <w:tblStyle w:val="Tabellrutenett"/>
        <w:tblW w:w="10768" w:type="dxa"/>
        <w:jc w:val="center"/>
        <w:tblLook w:val="04A0" w:firstRow="1" w:lastRow="0" w:firstColumn="1" w:lastColumn="0" w:noHBand="0" w:noVBand="1"/>
      </w:tblPr>
      <w:tblGrid>
        <w:gridCol w:w="2089"/>
        <w:gridCol w:w="8112"/>
        <w:gridCol w:w="567"/>
      </w:tblGrid>
      <w:tr w:rsidR="00AA5D8E" w:rsidRPr="00A43C3F" w14:paraId="181A6759" w14:textId="77777777" w:rsidTr="0033054F">
        <w:trPr>
          <w:jc w:val="center"/>
        </w:trPr>
        <w:tc>
          <w:tcPr>
            <w:tcW w:w="2089" w:type="dxa"/>
            <w:shd w:val="clear" w:color="auto" w:fill="F2F2F2" w:themeFill="background1" w:themeFillShade="F2"/>
          </w:tcPr>
          <w:p w14:paraId="3447F1F0" w14:textId="77777777" w:rsidR="00AA5D8E" w:rsidRPr="00A43C3F" w:rsidRDefault="00AA5D8E" w:rsidP="0033054F">
            <w:pPr>
              <w:rPr>
                <w:b/>
                <w:sz w:val="16"/>
                <w:szCs w:val="16"/>
              </w:rPr>
            </w:pPr>
            <w:r w:rsidRPr="00A43C3F">
              <w:rPr>
                <w:b/>
                <w:sz w:val="16"/>
                <w:szCs w:val="16"/>
              </w:rPr>
              <w:t>File</w:t>
            </w:r>
          </w:p>
        </w:tc>
        <w:tc>
          <w:tcPr>
            <w:tcW w:w="8112" w:type="dxa"/>
          </w:tcPr>
          <w:p w14:paraId="47194EF7" w14:textId="77777777" w:rsidR="00AA5D8E" w:rsidRPr="00A43C3F" w:rsidRDefault="00AA5D8E" w:rsidP="0033054F">
            <w:pPr>
              <w:rPr>
                <w:sz w:val="16"/>
                <w:szCs w:val="16"/>
              </w:rPr>
            </w:pPr>
            <w:r w:rsidRPr="00A43C3F">
              <w:rPr>
                <w:sz w:val="16"/>
                <w:szCs w:val="16"/>
              </w:rPr>
              <w:t>Requirement to Testcase map file</w:t>
            </w:r>
          </w:p>
        </w:tc>
        <w:tc>
          <w:tcPr>
            <w:tcW w:w="567" w:type="dxa"/>
          </w:tcPr>
          <w:p w14:paraId="30F73E36" w14:textId="77777777" w:rsidR="00AA5D8E" w:rsidRPr="00A43C3F" w:rsidRDefault="00AA5D8E" w:rsidP="0033054F">
            <w:pPr>
              <w:rPr>
                <w:sz w:val="16"/>
                <w:szCs w:val="16"/>
              </w:rPr>
            </w:pPr>
            <w:r>
              <w:rPr>
                <w:sz w:val="16"/>
                <w:szCs w:val="16"/>
              </w:rPr>
              <w:t>CSV</w:t>
            </w:r>
          </w:p>
        </w:tc>
      </w:tr>
      <w:tr w:rsidR="00AA5D8E" w:rsidRPr="00A43C3F" w14:paraId="285C9D4B" w14:textId="77777777" w:rsidTr="0033054F">
        <w:trPr>
          <w:jc w:val="center"/>
        </w:trPr>
        <w:tc>
          <w:tcPr>
            <w:tcW w:w="2089" w:type="dxa"/>
            <w:shd w:val="clear" w:color="auto" w:fill="F2F2F2" w:themeFill="background1" w:themeFillShade="F2"/>
          </w:tcPr>
          <w:p w14:paraId="47FB90FB" w14:textId="77777777" w:rsidR="00AA5D8E" w:rsidRPr="00A43C3F" w:rsidRDefault="00AA5D8E" w:rsidP="0033054F">
            <w:pPr>
              <w:rPr>
                <w:b/>
                <w:sz w:val="16"/>
                <w:szCs w:val="16"/>
              </w:rPr>
            </w:pPr>
            <w:r w:rsidRPr="00A43C3F">
              <w:rPr>
                <w:b/>
                <w:sz w:val="16"/>
                <w:szCs w:val="16"/>
              </w:rPr>
              <w:t>Layout</w:t>
            </w:r>
          </w:p>
        </w:tc>
        <w:tc>
          <w:tcPr>
            <w:tcW w:w="8679" w:type="dxa"/>
            <w:gridSpan w:val="2"/>
          </w:tcPr>
          <w:p w14:paraId="18F5CA3F" w14:textId="77777777" w:rsidR="00AA5D8E" w:rsidRPr="00A43C3F" w:rsidRDefault="00AA5D8E" w:rsidP="0033054F">
            <w:pPr>
              <w:rPr>
                <w:i/>
                <w:sz w:val="16"/>
                <w:szCs w:val="16"/>
              </w:rPr>
            </w:pPr>
            <w:r w:rsidRPr="00A43C3F">
              <w:rPr>
                <w:i/>
                <w:sz w:val="16"/>
                <w:szCs w:val="16"/>
              </w:rPr>
              <w:t>“Requirement”</w:t>
            </w:r>
            <w:r>
              <w:rPr>
                <w:i/>
                <w:sz w:val="16"/>
                <w:szCs w:val="16"/>
              </w:rPr>
              <w:t>;</w:t>
            </w:r>
            <w:r w:rsidRPr="00A43C3F">
              <w:rPr>
                <w:i/>
                <w:sz w:val="16"/>
                <w:szCs w:val="16"/>
              </w:rPr>
              <w:t xml:space="preserve"> “Description”</w:t>
            </w:r>
            <w:r>
              <w:rPr>
                <w:i/>
                <w:sz w:val="16"/>
                <w:szCs w:val="16"/>
              </w:rPr>
              <w:t>;</w:t>
            </w:r>
            <w:r w:rsidRPr="00A43C3F">
              <w:rPr>
                <w:i/>
                <w:sz w:val="16"/>
                <w:szCs w:val="16"/>
              </w:rPr>
              <w:t xml:space="preserve"> “Testcase</w:t>
            </w:r>
            <w:r>
              <w:rPr>
                <w:i/>
                <w:sz w:val="16"/>
                <w:szCs w:val="16"/>
              </w:rPr>
              <w:t xml:space="preserve"> 1</w:t>
            </w:r>
            <w:r w:rsidRPr="00A43C3F">
              <w:rPr>
                <w:i/>
                <w:sz w:val="16"/>
                <w:szCs w:val="16"/>
              </w:rPr>
              <w:t>”</w:t>
            </w:r>
            <w:r>
              <w:rPr>
                <w:i/>
                <w:sz w:val="16"/>
                <w:szCs w:val="16"/>
              </w:rPr>
              <w:t xml:space="preserve"> [; “Testcase 2”; </w:t>
            </w:r>
            <w:r w:rsidRPr="00A43C3F">
              <w:rPr>
                <w:i/>
                <w:sz w:val="16"/>
                <w:szCs w:val="16"/>
              </w:rPr>
              <w:t>“Testcase</w:t>
            </w:r>
            <w:r>
              <w:rPr>
                <w:i/>
                <w:sz w:val="16"/>
                <w:szCs w:val="16"/>
              </w:rPr>
              <w:t xml:space="preserve"> 3</w:t>
            </w:r>
            <w:r w:rsidRPr="00A43C3F">
              <w:rPr>
                <w:i/>
                <w:sz w:val="16"/>
                <w:szCs w:val="16"/>
              </w:rPr>
              <w:t>”</w:t>
            </w:r>
            <w:r>
              <w:rPr>
                <w:i/>
                <w:sz w:val="16"/>
                <w:szCs w:val="16"/>
              </w:rPr>
              <w:t>; …</w:t>
            </w:r>
            <w:proofErr w:type="gramStart"/>
            <w:r>
              <w:rPr>
                <w:i/>
                <w:sz w:val="16"/>
                <w:szCs w:val="16"/>
              </w:rPr>
              <w:t>; ”Testcase</w:t>
            </w:r>
            <w:proofErr w:type="gramEnd"/>
            <w:r>
              <w:rPr>
                <w:i/>
                <w:sz w:val="16"/>
                <w:szCs w:val="16"/>
              </w:rPr>
              <w:t xml:space="preserve"> N”]</w:t>
            </w:r>
          </w:p>
        </w:tc>
      </w:tr>
      <w:tr w:rsidR="00AA5D8E" w:rsidRPr="00A43C3F" w14:paraId="28229E8D" w14:textId="77777777" w:rsidTr="0033054F">
        <w:trPr>
          <w:trHeight w:val="730"/>
          <w:jc w:val="center"/>
        </w:trPr>
        <w:tc>
          <w:tcPr>
            <w:tcW w:w="2089" w:type="dxa"/>
            <w:shd w:val="clear" w:color="auto" w:fill="F2F2F2" w:themeFill="background1" w:themeFillShade="F2"/>
          </w:tcPr>
          <w:p w14:paraId="040B07E3" w14:textId="77777777" w:rsidR="00AA5D8E" w:rsidRPr="00A43C3F" w:rsidRDefault="00AA5D8E" w:rsidP="0033054F">
            <w:pPr>
              <w:rPr>
                <w:b/>
                <w:sz w:val="16"/>
                <w:szCs w:val="16"/>
              </w:rPr>
            </w:pPr>
            <w:r w:rsidRPr="00A43C3F">
              <w:rPr>
                <w:b/>
                <w:sz w:val="16"/>
                <w:szCs w:val="16"/>
              </w:rPr>
              <w:t>Example</w:t>
            </w:r>
          </w:p>
        </w:tc>
        <w:tc>
          <w:tcPr>
            <w:tcW w:w="8679" w:type="dxa"/>
            <w:gridSpan w:val="2"/>
          </w:tcPr>
          <w:p w14:paraId="363A4770" w14:textId="2883CD65" w:rsidR="00AA5D8E" w:rsidRPr="00A43C3F" w:rsidRDefault="00AA5D8E" w:rsidP="0033054F">
            <w:pPr>
              <w:contextualSpacing/>
              <w:rPr>
                <w:sz w:val="16"/>
                <w:szCs w:val="16"/>
              </w:rPr>
            </w:pPr>
            <w:del w:id="208" w:author="Forfatter">
              <w:r w:rsidRPr="00A43C3F" w:rsidDel="00513C31">
                <w:rPr>
                  <w:sz w:val="16"/>
                  <w:szCs w:val="16"/>
                </w:rPr>
                <w:delText>FPGA_SPEC_</w:delText>
              </w:r>
            </w:del>
            <w:ins w:id="209" w:author="Forfatter">
              <w:r w:rsidR="00513C31">
                <w:rPr>
                  <w:sz w:val="16"/>
                  <w:szCs w:val="16"/>
                </w:rPr>
                <w:t>FPGA_REQ_</w:t>
              </w:r>
            </w:ins>
            <w:r>
              <w:rPr>
                <w:sz w:val="16"/>
                <w:szCs w:val="16"/>
              </w:rPr>
              <w:t>1</w:t>
            </w:r>
            <w:r w:rsidRPr="00A43C3F">
              <w:rPr>
                <w:sz w:val="16"/>
                <w:szCs w:val="16"/>
              </w:rPr>
              <w:t xml:space="preserve">; UART all bits </w:t>
            </w:r>
            <w:proofErr w:type="gramStart"/>
            <w:r w:rsidRPr="00A43C3F">
              <w:rPr>
                <w:sz w:val="16"/>
                <w:szCs w:val="16"/>
              </w:rPr>
              <w:t>0 ;</w:t>
            </w:r>
            <w:proofErr w:type="gramEnd"/>
            <w:r w:rsidRPr="00A43C3F">
              <w:rPr>
                <w:sz w:val="16"/>
                <w:szCs w:val="16"/>
              </w:rPr>
              <w:t xml:space="preserve"> TC_UART_</w:t>
            </w:r>
            <w:r>
              <w:rPr>
                <w:sz w:val="16"/>
                <w:szCs w:val="16"/>
              </w:rPr>
              <w:t>1</w:t>
            </w:r>
          </w:p>
          <w:p w14:paraId="74D36176" w14:textId="636B760E" w:rsidR="00AA5D8E" w:rsidRPr="00A43C3F" w:rsidRDefault="00AA5D8E" w:rsidP="0033054F">
            <w:pPr>
              <w:contextualSpacing/>
              <w:rPr>
                <w:sz w:val="16"/>
                <w:szCs w:val="16"/>
              </w:rPr>
            </w:pPr>
            <w:del w:id="210" w:author="Forfatter">
              <w:r w:rsidRPr="00A43C3F" w:rsidDel="00513C31">
                <w:rPr>
                  <w:sz w:val="16"/>
                  <w:szCs w:val="16"/>
                </w:rPr>
                <w:delText>FPGA_SPEC_</w:delText>
              </w:r>
            </w:del>
            <w:ins w:id="211" w:author="Forfatter">
              <w:r w:rsidR="00513C31">
                <w:rPr>
                  <w:sz w:val="16"/>
                  <w:szCs w:val="16"/>
                </w:rPr>
                <w:t>FPGA_REQ_</w:t>
              </w:r>
            </w:ins>
            <w:r>
              <w:rPr>
                <w:sz w:val="16"/>
                <w:szCs w:val="16"/>
              </w:rPr>
              <w:t>2</w:t>
            </w:r>
            <w:r w:rsidRPr="00A43C3F">
              <w:rPr>
                <w:sz w:val="16"/>
                <w:szCs w:val="16"/>
              </w:rPr>
              <w:t>; UART start bit polarity; TC_UART_</w:t>
            </w:r>
            <w:r>
              <w:rPr>
                <w:sz w:val="16"/>
                <w:szCs w:val="16"/>
              </w:rPr>
              <w:t>2</w:t>
            </w:r>
          </w:p>
          <w:p w14:paraId="45A6A646" w14:textId="2C9CD32D" w:rsidR="00AA5D8E" w:rsidRDefault="00AA5D8E" w:rsidP="0033054F">
            <w:pPr>
              <w:contextualSpacing/>
              <w:rPr>
                <w:sz w:val="16"/>
                <w:szCs w:val="16"/>
              </w:rPr>
            </w:pPr>
            <w:del w:id="212" w:author="Forfatter">
              <w:r w:rsidRPr="00A43C3F" w:rsidDel="00513C31">
                <w:rPr>
                  <w:sz w:val="16"/>
                  <w:szCs w:val="16"/>
                </w:rPr>
                <w:delText>FPGA_SPEC_</w:delText>
              </w:r>
            </w:del>
            <w:ins w:id="213" w:author="Forfatter">
              <w:r w:rsidR="00513C31">
                <w:rPr>
                  <w:sz w:val="16"/>
                  <w:szCs w:val="16"/>
                </w:rPr>
                <w:t>FPGA_REQ_</w:t>
              </w:r>
            </w:ins>
            <w:r>
              <w:rPr>
                <w:sz w:val="16"/>
                <w:szCs w:val="16"/>
              </w:rPr>
              <w:t>3</w:t>
            </w:r>
            <w:r w:rsidRPr="00A43C3F">
              <w:rPr>
                <w:sz w:val="16"/>
                <w:szCs w:val="16"/>
              </w:rPr>
              <w:t>; UART start bit delay</w:t>
            </w:r>
            <w:r>
              <w:rPr>
                <w:sz w:val="16"/>
                <w:szCs w:val="16"/>
              </w:rPr>
              <w:t>, minimum</w:t>
            </w:r>
            <w:r w:rsidRPr="00A43C3F">
              <w:rPr>
                <w:sz w:val="16"/>
                <w:szCs w:val="16"/>
              </w:rPr>
              <w:t>; TC_UART_</w:t>
            </w:r>
            <w:proofErr w:type="gramStart"/>
            <w:r>
              <w:rPr>
                <w:sz w:val="16"/>
                <w:szCs w:val="16"/>
              </w:rPr>
              <w:t>3.a</w:t>
            </w:r>
            <w:proofErr w:type="gramEnd"/>
            <w:r>
              <w:rPr>
                <w:sz w:val="16"/>
                <w:szCs w:val="16"/>
              </w:rPr>
              <w:t xml:space="preserve"> </w:t>
            </w:r>
          </w:p>
          <w:p w14:paraId="2BE323F2" w14:textId="175E21E4" w:rsidR="00AA5D8E" w:rsidRPr="00A43C3F" w:rsidRDefault="00AA5D8E" w:rsidP="00AA5D8E">
            <w:pPr>
              <w:contextualSpacing/>
              <w:rPr>
                <w:sz w:val="16"/>
                <w:szCs w:val="16"/>
              </w:rPr>
            </w:pPr>
            <w:del w:id="214" w:author="Forfatter">
              <w:r w:rsidRPr="00A43C3F" w:rsidDel="00513C31">
                <w:rPr>
                  <w:sz w:val="16"/>
                  <w:szCs w:val="16"/>
                </w:rPr>
                <w:delText>FPGA_SPEC_</w:delText>
              </w:r>
            </w:del>
            <w:ins w:id="215" w:author="Forfatter">
              <w:r w:rsidR="00513C31">
                <w:rPr>
                  <w:sz w:val="16"/>
                  <w:szCs w:val="16"/>
                </w:rPr>
                <w:t>FPGA_REQ_</w:t>
              </w:r>
            </w:ins>
            <w:r>
              <w:rPr>
                <w:sz w:val="16"/>
                <w:szCs w:val="16"/>
              </w:rPr>
              <w:t>3</w:t>
            </w:r>
            <w:r w:rsidRPr="00A43C3F">
              <w:rPr>
                <w:sz w:val="16"/>
                <w:szCs w:val="16"/>
              </w:rPr>
              <w:t>; UART start bit delay</w:t>
            </w:r>
            <w:r>
              <w:rPr>
                <w:sz w:val="16"/>
                <w:szCs w:val="16"/>
              </w:rPr>
              <w:t>, maximum</w:t>
            </w:r>
            <w:r w:rsidRPr="00A43C3F">
              <w:rPr>
                <w:sz w:val="16"/>
                <w:szCs w:val="16"/>
              </w:rPr>
              <w:t>; TC_UART_</w:t>
            </w:r>
            <w:proofErr w:type="gramStart"/>
            <w:r>
              <w:rPr>
                <w:sz w:val="16"/>
                <w:szCs w:val="16"/>
              </w:rPr>
              <w:t>3.b</w:t>
            </w:r>
            <w:proofErr w:type="gramEnd"/>
          </w:p>
          <w:p w14:paraId="6C4EDA89" w14:textId="2BF5A7A2" w:rsidR="00AA5D8E" w:rsidRPr="00A43C3F" w:rsidRDefault="00AA5D8E" w:rsidP="0033054F">
            <w:pPr>
              <w:contextualSpacing/>
              <w:rPr>
                <w:sz w:val="16"/>
                <w:szCs w:val="16"/>
              </w:rPr>
            </w:pPr>
          </w:p>
        </w:tc>
      </w:tr>
    </w:tbl>
    <w:p w14:paraId="52F61076" w14:textId="63CA741F" w:rsidR="00AA5D8E" w:rsidRDefault="00AA5D8E">
      <w:pPr>
        <w:rPr>
          <w:rFonts w:ascii="Helvetica Light" w:eastAsiaTheme="minorEastAsia" w:hAnsi="Helvetica Light" w:cstheme="minorBidi"/>
          <w:color w:val="5A5A5A" w:themeColor="text1" w:themeTint="A5"/>
          <w:spacing w:val="15"/>
          <w:sz w:val="28"/>
          <w:szCs w:val="22"/>
        </w:rPr>
      </w:pPr>
    </w:p>
    <w:p w14:paraId="5F482572" w14:textId="0B47B99B" w:rsidR="005A50E8" w:rsidRDefault="005A50E8" w:rsidP="008461AF">
      <w:pPr>
        <w:pStyle w:val="Undertittel"/>
        <w:rPr>
          <w:sz w:val="28"/>
        </w:rPr>
      </w:pPr>
    </w:p>
    <w:p w14:paraId="59A81A9E" w14:textId="5DC10C6D" w:rsidR="00744EFA" w:rsidRDefault="00744EFA" w:rsidP="00744EFA"/>
    <w:p w14:paraId="5206A284" w14:textId="77777777" w:rsidR="00C37C8D" w:rsidRDefault="00C37C8D" w:rsidP="00744EFA"/>
    <w:p w14:paraId="725703B9" w14:textId="77777777" w:rsidR="00123A0D" w:rsidRPr="00744EFA" w:rsidRDefault="00123A0D" w:rsidP="00744EFA"/>
    <w:p w14:paraId="448EF797" w14:textId="6C1791FA" w:rsidR="008461AF" w:rsidRPr="00AA5D8E" w:rsidRDefault="008461AF" w:rsidP="008461AF">
      <w:pPr>
        <w:pStyle w:val="Undertittel"/>
      </w:pPr>
      <w:r w:rsidRPr="00774DDE">
        <w:rPr>
          <w:sz w:val="28"/>
        </w:rPr>
        <w:t xml:space="preserve">VHDL </w:t>
      </w:r>
      <w:r>
        <w:rPr>
          <w:sz w:val="28"/>
        </w:rPr>
        <w:t>Package</w:t>
      </w:r>
    </w:p>
    <w:p w14:paraId="1BE00990" w14:textId="5BBC25BC" w:rsidR="008461AF" w:rsidRDefault="008461AF" w:rsidP="008461AF">
      <w:r>
        <w:t xml:space="preserve">A vital part of the </w:t>
      </w:r>
      <w:r w:rsidR="00145A8C">
        <w:t>s</w:t>
      </w:r>
      <w:r>
        <w:t xml:space="preserve">pecification </w:t>
      </w:r>
      <w:r w:rsidR="00145A8C">
        <w:t>coverage</w:t>
      </w:r>
      <w:r>
        <w:t xml:space="preserve"> concept is the VHDL testbench methods. These methods are described in </w:t>
      </w:r>
      <w:r>
        <w:fldChar w:fldCharType="begin"/>
      </w:r>
      <w:r>
        <w:instrText xml:space="preserve"> REF _Ref528655369 \h </w:instrText>
      </w:r>
      <w:r>
        <w:fldChar w:fldCharType="separate"/>
      </w:r>
      <w:r w:rsidR="00B60499">
        <w:t xml:space="preserve">Table </w:t>
      </w:r>
      <w:r w:rsidR="00B60499">
        <w:rPr>
          <w:noProof/>
        </w:rPr>
        <w:t>11</w:t>
      </w:r>
      <w:r>
        <w:fldChar w:fldCharType="end"/>
      </w:r>
      <w:r>
        <w:t xml:space="preserve">. The methods are located inside the </w:t>
      </w:r>
      <w:proofErr w:type="spellStart"/>
      <w:r w:rsidRPr="007E23A7">
        <w:rPr>
          <w:i/>
        </w:rPr>
        <w:t>spec_</w:t>
      </w:r>
      <w:r w:rsidR="00145A8C">
        <w:rPr>
          <w:i/>
        </w:rPr>
        <w:t>cov</w:t>
      </w:r>
      <w:r w:rsidRPr="007E23A7">
        <w:rPr>
          <w:i/>
        </w:rPr>
        <w:t>_methods.vhd</w:t>
      </w:r>
      <w:proofErr w:type="spellEnd"/>
      <w:r>
        <w:t xml:space="preserve"> file in </w:t>
      </w:r>
      <w:r w:rsidR="00FA63D9">
        <w:t xml:space="preserve">the </w:t>
      </w:r>
      <w:proofErr w:type="spellStart"/>
      <w:r w:rsidR="00FA63D9" w:rsidRPr="00FB10B8">
        <w:rPr>
          <w:i/>
        </w:rPr>
        <w:t>src</w:t>
      </w:r>
      <w:proofErr w:type="spellEnd"/>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Default="009C164F" w:rsidP="00DC7FC6">
      <w:pPr>
        <w:pStyle w:val="Undertittel"/>
      </w:pPr>
      <w:r>
        <w:t>UVVM</w:t>
      </w:r>
      <w:r w:rsidR="00DC7FC6" w:rsidRPr="00513020">
        <w:t xml:space="preserve"> </w:t>
      </w:r>
      <w:r>
        <w:t xml:space="preserve">Adaptation </w:t>
      </w:r>
      <w:r w:rsidR="00DC7FC6">
        <w:t>Package Configuration</w:t>
      </w:r>
    </w:p>
    <w:p w14:paraId="15498314" w14:textId="31687C06" w:rsidR="00721FA8" w:rsidRPr="00721FA8" w:rsidRDefault="00721FA8" w:rsidP="00721FA8">
      <w:pPr>
        <w:pStyle w:val="Bildetekst"/>
        <w:keepNext/>
        <w:jc w:val="center"/>
      </w:pPr>
      <w:bookmarkStart w:id="216" w:name="_Ref529345556"/>
      <w:r>
        <w:t xml:space="preserve">Table </w:t>
      </w:r>
      <w:r>
        <w:fldChar w:fldCharType="begin"/>
      </w:r>
      <w:r>
        <w:instrText xml:space="preserve"> SEQ Table \* ARABIC </w:instrText>
      </w:r>
      <w:r>
        <w:fldChar w:fldCharType="separate"/>
      </w:r>
      <w:r w:rsidR="00B60499">
        <w:rPr>
          <w:noProof/>
        </w:rPr>
        <w:t>9</w:t>
      </w:r>
      <w:r>
        <w:fldChar w:fldCharType="end"/>
      </w:r>
      <w:bookmarkEnd w:id="216"/>
      <w:r>
        <w:t xml:space="preserve"> UVVM </w:t>
      </w:r>
      <w:r w:rsidR="00744EFA">
        <w:t>Adaptations</w:t>
      </w:r>
      <w:r>
        <w:t xml:space="preserve"> </w:t>
      </w:r>
      <w:r w:rsidR="00744EFA">
        <w:t xml:space="preserve">Shared </w:t>
      </w:r>
      <w:commentRangeStart w:id="217"/>
      <w:r w:rsidR="00744EFA">
        <w:t>Variables</w:t>
      </w:r>
      <w:commentRangeEnd w:id="217"/>
      <w:r w:rsidR="00663E9A">
        <w:rPr>
          <w:rStyle w:val="Merknadsreferanse"/>
          <w:i w:val="0"/>
        </w:rPr>
        <w:commentReference w:id="217"/>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403"/>
        <w:gridCol w:w="768"/>
        <w:gridCol w:w="922"/>
        <w:gridCol w:w="10030"/>
      </w:tblGrid>
      <w:tr w:rsidR="009C164F" w:rsidRPr="00C862E0" w14:paraId="21544A82" w14:textId="77777777" w:rsidTr="009C164F">
        <w:tc>
          <w:tcPr>
            <w:tcW w:w="1125" w:type="pct"/>
            <w:shd w:val="solid" w:color="000000" w:fill="FFFFFF"/>
          </w:tcPr>
          <w:p w14:paraId="357B1A70" w14:textId="7085C755" w:rsidR="009C164F" w:rsidRPr="00C862E0" w:rsidRDefault="009C164F" w:rsidP="00934112">
            <w:pPr>
              <w:tabs>
                <w:tab w:val="left" w:pos="4820"/>
              </w:tabs>
              <w:rPr>
                <w:b/>
                <w:bCs/>
                <w:sz w:val="20"/>
              </w:rPr>
            </w:pPr>
            <w:r>
              <w:rPr>
                <w:b/>
                <w:bCs/>
                <w:sz w:val="20"/>
              </w:rPr>
              <w:t>Variable</w:t>
            </w:r>
          </w:p>
        </w:tc>
        <w:tc>
          <w:tcPr>
            <w:tcW w:w="254" w:type="pct"/>
            <w:shd w:val="solid" w:color="000000" w:fill="FFFFFF"/>
          </w:tcPr>
          <w:p w14:paraId="04582420" w14:textId="4A0F378D" w:rsidR="009C164F" w:rsidRPr="00C862E0" w:rsidRDefault="009C164F" w:rsidP="00934112">
            <w:pPr>
              <w:tabs>
                <w:tab w:val="left" w:pos="1877"/>
                <w:tab w:val="left" w:pos="4820"/>
              </w:tabs>
              <w:rPr>
                <w:b/>
                <w:bCs/>
                <w:sz w:val="20"/>
              </w:rPr>
            </w:pPr>
            <w:r>
              <w:rPr>
                <w:b/>
                <w:bCs/>
                <w:sz w:val="20"/>
              </w:rPr>
              <w:t>Type</w:t>
            </w:r>
          </w:p>
        </w:tc>
        <w:tc>
          <w:tcPr>
            <w:tcW w:w="305" w:type="pct"/>
            <w:shd w:val="solid" w:color="000000" w:fill="FFFFFF"/>
          </w:tcPr>
          <w:p w14:paraId="2EA6E32C" w14:textId="0CF0A4AE" w:rsidR="009C164F" w:rsidRDefault="009C164F" w:rsidP="00934112">
            <w:pPr>
              <w:tabs>
                <w:tab w:val="left" w:pos="1877"/>
                <w:tab w:val="left" w:pos="4820"/>
              </w:tabs>
              <w:rPr>
                <w:b/>
                <w:bCs/>
                <w:sz w:val="20"/>
              </w:rPr>
            </w:pPr>
            <w:r>
              <w:rPr>
                <w:b/>
                <w:bCs/>
                <w:sz w:val="20"/>
              </w:rPr>
              <w:t>Default</w:t>
            </w:r>
          </w:p>
        </w:tc>
        <w:tc>
          <w:tcPr>
            <w:tcW w:w="3315" w:type="pct"/>
            <w:shd w:val="solid" w:color="000000" w:fill="FFFFFF"/>
          </w:tcPr>
          <w:p w14:paraId="4EB2181F" w14:textId="402D8DD4" w:rsidR="009C164F" w:rsidRPr="00C862E0" w:rsidRDefault="009C164F" w:rsidP="00934112">
            <w:pPr>
              <w:tabs>
                <w:tab w:val="left" w:pos="1877"/>
                <w:tab w:val="left" w:pos="4820"/>
              </w:tabs>
              <w:rPr>
                <w:b/>
                <w:bCs/>
                <w:sz w:val="20"/>
              </w:rPr>
            </w:pPr>
            <w:r>
              <w:rPr>
                <w:b/>
                <w:bCs/>
                <w:sz w:val="20"/>
              </w:rPr>
              <w:t>Description</w:t>
            </w:r>
          </w:p>
        </w:tc>
      </w:tr>
      <w:tr w:rsidR="009C164F" w:rsidRPr="00EF7B0A" w14:paraId="6EF1DB1C" w14:textId="77777777" w:rsidTr="009C164F">
        <w:tc>
          <w:tcPr>
            <w:tcW w:w="1125" w:type="pct"/>
            <w:shd w:val="clear" w:color="auto" w:fill="auto"/>
          </w:tcPr>
          <w:p w14:paraId="39BB309F" w14:textId="52A88D5F" w:rsidR="009C164F" w:rsidRPr="00C862E0" w:rsidRDefault="006250D2" w:rsidP="00934112">
            <w:pPr>
              <w:tabs>
                <w:tab w:val="left" w:pos="4820"/>
              </w:tabs>
              <w:spacing w:before="20" w:after="20" w:line="20" w:lineRule="atLeast"/>
              <w:rPr>
                <w:rFonts w:ascii="Verdana" w:hAnsi="Verdana"/>
                <w:sz w:val="14"/>
              </w:rPr>
            </w:pPr>
            <w:proofErr w:type="spellStart"/>
            <w:r w:rsidRPr="006250D2">
              <w:rPr>
                <w:rFonts w:ascii="Verdana" w:hAnsi="Verdana"/>
                <w:sz w:val="14"/>
              </w:rPr>
              <w:t>shared_req_vs_cov_strict_testcase_checking</w:t>
            </w:r>
            <w:proofErr w:type="spellEnd"/>
          </w:p>
        </w:tc>
        <w:tc>
          <w:tcPr>
            <w:tcW w:w="254" w:type="pct"/>
          </w:tcPr>
          <w:p w14:paraId="61A0B785" w14:textId="75062C25" w:rsidR="009C164F" w:rsidRDefault="009C164F" w:rsidP="0093411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boolean</w:t>
            </w:r>
            <w:proofErr w:type="spellEnd"/>
          </w:p>
        </w:tc>
        <w:tc>
          <w:tcPr>
            <w:tcW w:w="305" w:type="pct"/>
          </w:tcPr>
          <w:p w14:paraId="031E2C51" w14:textId="5C0C8DA8" w:rsidR="009C164F" w:rsidRPr="00EF7B0A" w:rsidRDefault="009C164F" w:rsidP="009C164F">
            <w:pPr>
              <w:tabs>
                <w:tab w:val="center" w:pos="2587"/>
              </w:tabs>
              <w:spacing w:before="20" w:after="20" w:line="20" w:lineRule="atLeast"/>
              <w:rPr>
                <w:rFonts w:ascii="Verdana" w:hAnsi="Verdana"/>
                <w:sz w:val="14"/>
              </w:rPr>
            </w:pPr>
            <w:r>
              <w:rPr>
                <w:rFonts w:ascii="Verdana" w:hAnsi="Verdana"/>
                <w:sz w:val="14"/>
              </w:rPr>
              <w:t>false</w:t>
            </w:r>
          </w:p>
        </w:tc>
        <w:tc>
          <w:tcPr>
            <w:tcW w:w="3315" w:type="pct"/>
            <w:shd w:val="clear" w:color="auto" w:fill="auto"/>
          </w:tcPr>
          <w:p w14:paraId="6E3BA93D" w14:textId="54A4FE65"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When this shared variable is set true, the Specification </w:t>
            </w:r>
            <w:r w:rsidR="008A1C5B">
              <w:rPr>
                <w:rFonts w:ascii="Verdana" w:hAnsi="Verdana"/>
                <w:sz w:val="14"/>
              </w:rPr>
              <w:t>Coverage</w:t>
            </w:r>
            <w:r>
              <w:rPr>
                <w:rFonts w:ascii="Verdana" w:hAnsi="Verdana"/>
                <w:sz w:val="14"/>
              </w:rPr>
              <w:t xml:space="preserve"> checking will require that the input “</w:t>
            </w:r>
            <w:r w:rsidRPr="009C164F">
              <w:rPr>
                <w:rFonts w:ascii="Verdana" w:hAnsi="Verdana"/>
                <w:i/>
                <w:sz w:val="14"/>
              </w:rPr>
              <w:t>Requirement to Testcase map file</w:t>
            </w:r>
            <w:r>
              <w:rPr>
                <w:rFonts w:ascii="Verdana" w:hAnsi="Verdana"/>
                <w:sz w:val="14"/>
              </w:rPr>
              <w:t>” contains the testcase field. Only the testcase specified in this field will be able to verify the requirement it is supposed to test.</w:t>
            </w:r>
          </w:p>
          <w:p w14:paraId="3B823FF0" w14:textId="77777777" w:rsidR="009C164F" w:rsidRDefault="009C164F" w:rsidP="00DC7FC6">
            <w:pPr>
              <w:tabs>
                <w:tab w:val="left" w:pos="1627"/>
                <w:tab w:val="left" w:pos="2340"/>
                <w:tab w:val="left" w:pos="4820"/>
              </w:tabs>
              <w:spacing w:before="20" w:after="20" w:line="20" w:lineRule="atLeast"/>
              <w:rPr>
                <w:rFonts w:ascii="Verdana" w:hAnsi="Verdana"/>
                <w:sz w:val="14"/>
              </w:rPr>
            </w:pPr>
          </w:p>
          <w:p w14:paraId="6820C8E0" w14:textId="179B4A68"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381395C4" w14:textId="1146F8AE" w:rsidR="009C164F" w:rsidRDefault="009C164F" w:rsidP="00DC7FC6">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w:t>
            </w:r>
            <w:del w:id="218" w:author="Forfatter">
              <w:r w:rsidRPr="009C164F" w:rsidDel="00513C31">
                <w:rPr>
                  <w:rFonts w:ascii="Verdana" w:hAnsi="Verdana"/>
                  <w:i/>
                  <w:sz w:val="14"/>
                </w:rPr>
                <w:delText>FPGA_SPEC_</w:delText>
              </w:r>
            </w:del>
            <w:ins w:id="219" w:author="Forfatter">
              <w:r w:rsidR="00513C31">
                <w:rPr>
                  <w:rFonts w:ascii="Verdana" w:hAnsi="Verdana"/>
                  <w:i/>
                  <w:sz w:val="14"/>
                </w:rPr>
                <w:t>FPGA_REQ_</w:t>
              </w:r>
            </w:ins>
            <w:r w:rsidRPr="009C164F">
              <w:rPr>
                <w:rFonts w:ascii="Verdana" w:hAnsi="Verdana"/>
                <w:i/>
                <w:sz w:val="14"/>
              </w:rPr>
              <w:t>1; Start bit polarity test; TC_UART_1</w:t>
            </w:r>
          </w:p>
          <w:p w14:paraId="5FBF9B8F" w14:textId="58C05629"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sufficient to run </w:t>
            </w:r>
            <w:proofErr w:type="spellStart"/>
            <w:r>
              <w:rPr>
                <w:rFonts w:ascii="Verdana" w:hAnsi="Verdana"/>
                <w:i/>
                <w:sz w:val="14"/>
              </w:rPr>
              <w:t>log_req_cov</w:t>
            </w:r>
            <w:proofErr w:type="spellEnd"/>
            <w:r>
              <w:rPr>
                <w:rFonts w:ascii="Verdana" w:hAnsi="Verdana"/>
                <w:sz w:val="14"/>
              </w:rPr>
              <w:t xml:space="preserve"> from any testcase. It will have to be reported with:</w:t>
            </w:r>
          </w:p>
          <w:p w14:paraId="7FEC4FF3" w14:textId="6ABEDE4F" w:rsidR="009C164F" w:rsidRDefault="009C164F" w:rsidP="00DC7FC6">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proofErr w:type="spellStart"/>
            <w:r>
              <w:rPr>
                <w:rFonts w:ascii="Verdana" w:hAnsi="Verdana"/>
                <w:i/>
                <w:sz w:val="14"/>
              </w:rPr>
              <w:t>log_req_</w:t>
            </w:r>
            <w:proofErr w:type="gramStart"/>
            <w:r>
              <w:rPr>
                <w:rFonts w:ascii="Verdana" w:hAnsi="Verdana"/>
                <w:i/>
                <w:sz w:val="14"/>
              </w:rPr>
              <w:t>cov</w:t>
            </w:r>
            <w:proofErr w:type="spellEnd"/>
            <w:r>
              <w:rPr>
                <w:rFonts w:ascii="Verdana" w:hAnsi="Verdana"/>
                <w:i/>
                <w:sz w:val="14"/>
              </w:rPr>
              <w:t>(</w:t>
            </w:r>
            <w:proofErr w:type="gramEnd"/>
            <w:r w:rsidR="006066CE">
              <w:rPr>
                <w:rFonts w:ascii="Verdana" w:hAnsi="Verdana"/>
                <w:i/>
                <w:sz w:val="14"/>
              </w:rPr>
              <w:t>“</w:t>
            </w:r>
            <w:del w:id="220" w:author="Forfatter">
              <w:r w:rsidR="006066CE" w:rsidDel="00513C31">
                <w:rPr>
                  <w:rFonts w:ascii="Verdana" w:hAnsi="Verdana"/>
                  <w:i/>
                  <w:sz w:val="14"/>
                </w:rPr>
                <w:delText>FPGA_SPEC_</w:delText>
              </w:r>
            </w:del>
            <w:ins w:id="221" w:author="Forfatter">
              <w:r w:rsidR="00513C31">
                <w:rPr>
                  <w:rFonts w:ascii="Verdana" w:hAnsi="Verdana"/>
                  <w:i/>
                  <w:sz w:val="14"/>
                </w:rPr>
                <w:t>FPGA_REQ_</w:t>
              </w:r>
            </w:ins>
            <w:r w:rsidR="006066CE">
              <w:rPr>
                <w:rFonts w:ascii="Verdana" w:hAnsi="Verdana"/>
                <w:i/>
                <w:sz w:val="14"/>
              </w:rPr>
              <w:t>1”, “TC_UART_1”)</w:t>
            </w:r>
          </w:p>
          <w:p w14:paraId="79E55B70" w14:textId="65B64B31" w:rsidR="009C164F" w:rsidRPr="00EF7B0A" w:rsidRDefault="006066CE" w:rsidP="00DC7FC6">
            <w:pPr>
              <w:tabs>
                <w:tab w:val="left" w:pos="1627"/>
                <w:tab w:val="left" w:pos="2340"/>
                <w:tab w:val="left" w:pos="4820"/>
              </w:tabs>
              <w:spacing w:before="20" w:after="20" w:line="20" w:lineRule="atLeast"/>
              <w:rPr>
                <w:rFonts w:ascii="Verdana" w:hAnsi="Verdana"/>
                <w:sz w:val="14"/>
              </w:rPr>
            </w:pPr>
            <w:r>
              <w:rPr>
                <w:rFonts w:ascii="Verdana" w:hAnsi="Verdana"/>
                <w:sz w:val="14"/>
              </w:rPr>
              <w:t>in order to pass. A mismatch between requirement and testcase will result in a warning, and the requirement will not be marked as compliant.</w:t>
            </w:r>
          </w:p>
        </w:tc>
      </w:tr>
    </w:tbl>
    <w:p w14:paraId="280DEFAB" w14:textId="5040EE5D" w:rsidR="00DC7FC6" w:rsidRPr="00B07CFB" w:rsidRDefault="00DC7FC6" w:rsidP="00513020">
      <w:pPr>
        <w:rPr>
          <w:sz w:val="8"/>
        </w:rPr>
      </w:pPr>
    </w:p>
    <w:p w14:paraId="1AA8DB4C" w14:textId="5FEED077" w:rsidR="00744EFA" w:rsidRDefault="00744EFA" w:rsidP="00744EFA">
      <w:pPr>
        <w:pStyle w:val="Bildetekst"/>
        <w:keepNext/>
        <w:jc w:val="center"/>
      </w:pPr>
      <w:r>
        <w:t xml:space="preserve">Table </w:t>
      </w:r>
      <w:r>
        <w:fldChar w:fldCharType="begin"/>
      </w:r>
      <w:r>
        <w:instrText xml:space="preserve"> SEQ Table \* ARABIC </w:instrText>
      </w:r>
      <w:r>
        <w:fldChar w:fldCharType="separate"/>
      </w:r>
      <w:r w:rsidR="00B60499">
        <w:rPr>
          <w:noProof/>
        </w:rPr>
        <w:t>10</w:t>
      </w:r>
      <w:r>
        <w:fldChar w:fldCharType="end"/>
      </w:r>
      <w:r>
        <w:t xml:space="preserve"> UVVM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3"/>
        <w:gridCol w:w="1097"/>
        <w:gridCol w:w="1232"/>
        <w:gridCol w:w="9711"/>
      </w:tblGrid>
      <w:tr w:rsidR="00744EFA" w:rsidRPr="00C862E0" w14:paraId="3B6CCFD3" w14:textId="77777777" w:rsidTr="00744EFA">
        <w:tc>
          <w:tcPr>
            <w:tcW w:w="1125" w:type="pct"/>
            <w:shd w:val="solid" w:color="000000" w:fill="FFFFFF"/>
          </w:tcPr>
          <w:p w14:paraId="72C58A87" w14:textId="78ED2B91" w:rsidR="00744EFA" w:rsidRPr="00C862E0" w:rsidRDefault="00744EFA" w:rsidP="00F14FCD">
            <w:pPr>
              <w:tabs>
                <w:tab w:val="left" w:pos="4820"/>
              </w:tabs>
              <w:rPr>
                <w:b/>
                <w:bCs/>
                <w:sz w:val="20"/>
              </w:rPr>
            </w:pPr>
            <w:r>
              <w:rPr>
                <w:b/>
                <w:bCs/>
                <w:sz w:val="20"/>
              </w:rPr>
              <w:t>Constant</w:t>
            </w:r>
          </w:p>
        </w:tc>
        <w:tc>
          <w:tcPr>
            <w:tcW w:w="254" w:type="pct"/>
            <w:shd w:val="solid" w:color="000000" w:fill="FFFFFF"/>
          </w:tcPr>
          <w:p w14:paraId="1F6047E5" w14:textId="77777777" w:rsidR="00744EFA" w:rsidRPr="00C862E0" w:rsidRDefault="00744EFA" w:rsidP="00F14FCD">
            <w:pPr>
              <w:tabs>
                <w:tab w:val="left" w:pos="1877"/>
                <w:tab w:val="left" w:pos="4820"/>
              </w:tabs>
              <w:rPr>
                <w:b/>
                <w:bCs/>
                <w:sz w:val="20"/>
              </w:rPr>
            </w:pPr>
            <w:r>
              <w:rPr>
                <w:b/>
                <w:bCs/>
                <w:sz w:val="20"/>
              </w:rPr>
              <w:t>Type</w:t>
            </w:r>
          </w:p>
        </w:tc>
        <w:tc>
          <w:tcPr>
            <w:tcW w:w="305" w:type="pct"/>
            <w:shd w:val="solid" w:color="000000" w:fill="FFFFFF"/>
          </w:tcPr>
          <w:p w14:paraId="4BB2D091" w14:textId="77777777" w:rsidR="00744EFA" w:rsidRDefault="00744EFA" w:rsidP="00F14FCD">
            <w:pPr>
              <w:tabs>
                <w:tab w:val="left" w:pos="1877"/>
                <w:tab w:val="left" w:pos="4820"/>
              </w:tabs>
              <w:rPr>
                <w:b/>
                <w:bCs/>
                <w:sz w:val="20"/>
              </w:rPr>
            </w:pPr>
            <w:r>
              <w:rPr>
                <w:b/>
                <w:bCs/>
                <w:sz w:val="20"/>
              </w:rPr>
              <w:t>Default</w:t>
            </w:r>
          </w:p>
        </w:tc>
        <w:tc>
          <w:tcPr>
            <w:tcW w:w="3316" w:type="pct"/>
            <w:shd w:val="solid" w:color="000000" w:fill="FFFFFF"/>
          </w:tcPr>
          <w:p w14:paraId="25F8233E" w14:textId="77777777" w:rsidR="00744EFA" w:rsidRPr="00C862E0" w:rsidRDefault="00744EFA" w:rsidP="00F14FCD">
            <w:pPr>
              <w:tabs>
                <w:tab w:val="left" w:pos="1877"/>
                <w:tab w:val="left" w:pos="4820"/>
              </w:tabs>
              <w:rPr>
                <w:b/>
                <w:bCs/>
                <w:sz w:val="20"/>
              </w:rPr>
            </w:pPr>
            <w:r>
              <w:rPr>
                <w:b/>
                <w:bCs/>
                <w:sz w:val="20"/>
              </w:rPr>
              <w:t>Description</w:t>
            </w:r>
          </w:p>
        </w:tc>
      </w:tr>
      <w:tr w:rsidR="00744EFA" w:rsidRPr="00EF7B0A" w14:paraId="26E21B83" w14:textId="77777777" w:rsidTr="00744EFA">
        <w:tc>
          <w:tcPr>
            <w:tcW w:w="1125" w:type="pct"/>
            <w:shd w:val="clear" w:color="auto" w:fill="auto"/>
          </w:tcPr>
          <w:p w14:paraId="586DA45F" w14:textId="6BBEE199" w:rsidR="00744EFA" w:rsidRPr="00C862E0" w:rsidRDefault="00744EFA" w:rsidP="00F14FCD">
            <w:pPr>
              <w:tabs>
                <w:tab w:val="left" w:pos="4820"/>
              </w:tabs>
              <w:spacing w:before="20" w:after="20" w:line="20" w:lineRule="atLeast"/>
              <w:rPr>
                <w:rFonts w:ascii="Verdana" w:hAnsi="Verdana"/>
                <w:sz w:val="14"/>
              </w:rPr>
            </w:pPr>
            <w:r w:rsidRPr="00744EFA">
              <w:rPr>
                <w:rFonts w:ascii="Verdana" w:hAnsi="Verdana"/>
                <w:sz w:val="14"/>
              </w:rPr>
              <w:t>C_REQ_TC_MISMATCH_SEVERITY</w:t>
            </w:r>
          </w:p>
        </w:tc>
        <w:tc>
          <w:tcPr>
            <w:tcW w:w="254" w:type="pct"/>
          </w:tcPr>
          <w:p w14:paraId="0147BEBC" w14:textId="514EF869" w:rsidR="00744EFA" w:rsidRDefault="006250D2" w:rsidP="00F14FCD">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t_alert_level</w:t>
            </w:r>
            <w:proofErr w:type="spellEnd"/>
          </w:p>
        </w:tc>
        <w:tc>
          <w:tcPr>
            <w:tcW w:w="305" w:type="pct"/>
          </w:tcPr>
          <w:p w14:paraId="386CED31" w14:textId="60460968" w:rsidR="00744EFA" w:rsidRPr="00EF7B0A" w:rsidRDefault="006250D2" w:rsidP="00F14FCD">
            <w:pPr>
              <w:tabs>
                <w:tab w:val="center" w:pos="2587"/>
              </w:tabs>
              <w:spacing w:before="20" w:after="20" w:line="20" w:lineRule="atLeast"/>
              <w:rPr>
                <w:rFonts w:ascii="Verdana" w:hAnsi="Verdana"/>
                <w:sz w:val="14"/>
              </w:rPr>
            </w:pPr>
            <w:r>
              <w:rPr>
                <w:rFonts w:ascii="Verdana" w:hAnsi="Verdana"/>
                <w:sz w:val="14"/>
              </w:rPr>
              <w:t>warning</w:t>
            </w:r>
          </w:p>
        </w:tc>
        <w:tc>
          <w:tcPr>
            <w:tcW w:w="3316" w:type="pct"/>
            <w:shd w:val="clear" w:color="auto" w:fill="auto"/>
          </w:tcPr>
          <w:p w14:paraId="693B66C2" w14:textId="5C1ADD61" w:rsidR="00744EFA"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proofErr w:type="spellStart"/>
            <w:r>
              <w:rPr>
                <w:rFonts w:ascii="Verdana" w:hAnsi="Verdana"/>
                <w:sz w:val="14"/>
              </w:rPr>
              <w:t>log_req_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procedure does not find the specified requirement or testcase in the requirement to testcase input file.</w:t>
            </w:r>
          </w:p>
        </w:tc>
      </w:tr>
      <w:tr w:rsidR="006250D2" w:rsidRPr="00EF7B0A" w14:paraId="7536E896" w14:textId="77777777" w:rsidTr="00744EFA">
        <w:tc>
          <w:tcPr>
            <w:tcW w:w="1125" w:type="pct"/>
            <w:shd w:val="clear" w:color="auto" w:fill="auto"/>
          </w:tcPr>
          <w:p w14:paraId="3B9F1F06" w14:textId="4274AD9C"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C_DEFAULT_RESULT_FILE_NAME</w:t>
            </w:r>
          </w:p>
        </w:tc>
        <w:tc>
          <w:tcPr>
            <w:tcW w:w="254" w:type="pct"/>
          </w:tcPr>
          <w:p w14:paraId="6275EEDD" w14:textId="7E940627"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305" w:type="pct"/>
          </w:tcPr>
          <w:p w14:paraId="61598247" w14:textId="15ACF188" w:rsidR="006250D2" w:rsidRPr="00EF7B0A" w:rsidRDefault="006250D2" w:rsidP="00F14FCD">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316" w:type="pct"/>
            <w:shd w:val="clear" w:color="auto" w:fill="auto"/>
          </w:tcPr>
          <w:p w14:paraId="41E7D082" w14:textId="57AEC5A9"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procedure.</w:t>
            </w:r>
          </w:p>
        </w:tc>
      </w:tr>
      <w:tr w:rsidR="006250D2" w:rsidRPr="00EF7B0A" w14:paraId="5345F58A" w14:textId="77777777" w:rsidTr="00744EFA">
        <w:tc>
          <w:tcPr>
            <w:tcW w:w="1125" w:type="pct"/>
            <w:shd w:val="clear" w:color="auto" w:fill="auto"/>
          </w:tcPr>
          <w:p w14:paraId="02071A8D" w14:textId="5FD26884"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C_CSV_DELIMITER</w:t>
            </w:r>
          </w:p>
        </w:tc>
        <w:tc>
          <w:tcPr>
            <w:tcW w:w="254" w:type="pct"/>
          </w:tcPr>
          <w:p w14:paraId="65925588" w14:textId="6BA7BEA9"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305" w:type="pct"/>
          </w:tcPr>
          <w:p w14:paraId="39E83918" w14:textId="12DC27D1"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w:t>
            </w:r>
          </w:p>
        </w:tc>
        <w:tc>
          <w:tcPr>
            <w:tcW w:w="3316" w:type="pct"/>
            <w:shd w:val="clear" w:color="auto" w:fill="auto"/>
          </w:tcPr>
          <w:p w14:paraId="1CE333C6" w14:textId="2AA62607"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744EFA">
        <w:tc>
          <w:tcPr>
            <w:tcW w:w="1125" w:type="pct"/>
            <w:shd w:val="clear" w:color="auto" w:fill="auto"/>
          </w:tcPr>
          <w:p w14:paraId="6DA76E76" w14:textId="2977FD31"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C_MAX_NUM_REQUIREMENTS</w:t>
            </w:r>
          </w:p>
        </w:tc>
        <w:tc>
          <w:tcPr>
            <w:tcW w:w="254" w:type="pct"/>
          </w:tcPr>
          <w:p w14:paraId="4B458779" w14:textId="7012A032"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456B084B" w14:textId="133E8188"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1000</w:t>
            </w:r>
          </w:p>
        </w:tc>
        <w:tc>
          <w:tcPr>
            <w:tcW w:w="3316" w:type="pct"/>
            <w:shd w:val="clear" w:color="auto" w:fill="auto"/>
          </w:tcPr>
          <w:p w14:paraId="362A0F32" w14:textId="13455518"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w:t>
            </w:r>
            <w:proofErr w:type="spellStart"/>
            <w:r>
              <w:rPr>
                <w:rFonts w:ascii="Verdana" w:hAnsi="Verdana"/>
                <w:sz w:val="14"/>
              </w:rPr>
              <w:t>req_to_tc_map</w:t>
            </w:r>
            <w:proofErr w:type="spellEnd"/>
            <w:r>
              <w:rPr>
                <w:rFonts w:ascii="Verdana" w:hAnsi="Verdana"/>
                <w:sz w:val="14"/>
              </w:rPr>
              <w:t xml:space="preserve"> file used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 Increase this number if the number of requirements exceeds 1000.</w:t>
            </w:r>
          </w:p>
        </w:tc>
      </w:tr>
      <w:tr w:rsidR="006250D2" w:rsidRPr="00EF7B0A" w14:paraId="0FA1057B" w14:textId="77777777" w:rsidTr="00744EFA">
        <w:tc>
          <w:tcPr>
            <w:tcW w:w="1125" w:type="pct"/>
            <w:shd w:val="clear" w:color="auto" w:fill="auto"/>
          </w:tcPr>
          <w:p w14:paraId="020A329B" w14:textId="28E86438" w:rsidR="006250D2" w:rsidRPr="00744EFA" w:rsidRDefault="006250D2" w:rsidP="00F14FCD">
            <w:pPr>
              <w:tabs>
                <w:tab w:val="left" w:pos="4820"/>
              </w:tabs>
              <w:spacing w:before="20" w:after="20" w:line="20" w:lineRule="atLeast"/>
              <w:rPr>
                <w:rFonts w:ascii="Verdana" w:hAnsi="Verdana"/>
                <w:sz w:val="14"/>
              </w:rPr>
            </w:pPr>
            <w:r w:rsidRPr="006250D2">
              <w:rPr>
                <w:rFonts w:ascii="Verdana" w:hAnsi="Verdana"/>
                <w:sz w:val="14"/>
              </w:rPr>
              <w:t>C_MAX_NUM_TC_PR_REQUIREMENT</w:t>
            </w:r>
          </w:p>
        </w:tc>
        <w:tc>
          <w:tcPr>
            <w:tcW w:w="254" w:type="pct"/>
          </w:tcPr>
          <w:p w14:paraId="5C441EAD" w14:textId="432DB58E"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305" w:type="pct"/>
          </w:tcPr>
          <w:p w14:paraId="3C59BFCC" w14:textId="1997F065"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20</w:t>
            </w:r>
          </w:p>
        </w:tc>
        <w:tc>
          <w:tcPr>
            <w:tcW w:w="3316" w:type="pct"/>
            <w:shd w:val="clear" w:color="auto" w:fill="auto"/>
          </w:tcPr>
          <w:p w14:paraId="5A1FC3A2" w14:textId="748CAFFE"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testcases (as described above, under “</w:t>
            </w:r>
            <w:r w:rsidRPr="006250D2">
              <w:rPr>
                <w:rFonts w:ascii="Verdana" w:hAnsi="Verdana"/>
                <w:sz w:val="14"/>
              </w:rPr>
              <w:t>When minimum one testcase must pass</w:t>
            </w:r>
            <w:r>
              <w:rPr>
                <w:rFonts w:ascii="Verdana" w:hAnsi="Verdana"/>
                <w:sz w:val="14"/>
              </w:rPr>
              <w:t xml:space="preserve">”). </w:t>
            </w:r>
          </w:p>
        </w:tc>
      </w:tr>
      <w:tr w:rsidR="00973C34" w:rsidRPr="00EF7B0A" w14:paraId="4135A3BE" w14:textId="77777777" w:rsidTr="00744EFA">
        <w:tc>
          <w:tcPr>
            <w:tcW w:w="1125" w:type="pct"/>
            <w:shd w:val="clear" w:color="auto" w:fill="auto"/>
          </w:tcPr>
          <w:p w14:paraId="59A45029" w14:textId="19A8853B" w:rsidR="00973C34" w:rsidRPr="006250D2" w:rsidRDefault="00973C34" w:rsidP="00F14FCD">
            <w:pPr>
              <w:tabs>
                <w:tab w:val="left" w:pos="4820"/>
              </w:tabs>
              <w:spacing w:before="20" w:after="20" w:line="20" w:lineRule="atLeast"/>
              <w:rPr>
                <w:rFonts w:ascii="Verdana" w:hAnsi="Verdana"/>
                <w:sz w:val="14"/>
              </w:rPr>
            </w:pPr>
            <w:r w:rsidRPr="00973C34">
              <w:rPr>
                <w:rFonts w:ascii="Verdana" w:hAnsi="Verdana"/>
                <w:sz w:val="14"/>
              </w:rPr>
              <w:t>C_CSV_FILE_MAX_LINE_LENGTH</w:t>
            </w:r>
          </w:p>
        </w:tc>
        <w:tc>
          <w:tcPr>
            <w:tcW w:w="254" w:type="pct"/>
          </w:tcPr>
          <w:p w14:paraId="0FA42BBC" w14:textId="7A1A27FE" w:rsidR="00973C34" w:rsidRDefault="00973C34" w:rsidP="00F14FCD">
            <w:pPr>
              <w:tabs>
                <w:tab w:val="left" w:pos="776"/>
                <w:tab w:val="left" w:pos="1627"/>
                <w:tab w:val="left" w:pos="4820"/>
              </w:tabs>
              <w:spacing w:before="20" w:after="20" w:line="20" w:lineRule="atLeast"/>
              <w:rPr>
                <w:rFonts w:ascii="Verdana" w:hAnsi="Verdana"/>
                <w:sz w:val="14"/>
              </w:rPr>
            </w:pPr>
            <w:r>
              <w:rPr>
                <w:rFonts w:ascii="Verdana" w:hAnsi="Verdana"/>
                <w:sz w:val="14"/>
              </w:rPr>
              <w:t>Positive</w:t>
            </w:r>
          </w:p>
        </w:tc>
        <w:tc>
          <w:tcPr>
            <w:tcW w:w="305" w:type="pct"/>
          </w:tcPr>
          <w:p w14:paraId="282E81EC" w14:textId="5C0B750F" w:rsidR="00973C34" w:rsidRDefault="00973C34" w:rsidP="00F14FCD">
            <w:pPr>
              <w:tabs>
                <w:tab w:val="center" w:pos="2587"/>
              </w:tabs>
              <w:spacing w:before="20" w:after="20" w:line="20" w:lineRule="atLeast"/>
              <w:rPr>
                <w:rFonts w:ascii="Verdana" w:hAnsi="Verdana"/>
                <w:sz w:val="14"/>
              </w:rPr>
            </w:pPr>
            <w:r>
              <w:rPr>
                <w:rFonts w:ascii="Verdana" w:hAnsi="Verdana"/>
                <w:sz w:val="14"/>
              </w:rPr>
              <w:t>256</w:t>
            </w:r>
          </w:p>
        </w:tc>
        <w:tc>
          <w:tcPr>
            <w:tcW w:w="3316" w:type="pct"/>
            <w:shd w:val="clear" w:color="auto" w:fill="auto"/>
          </w:tcPr>
          <w:p w14:paraId="1B3AFE2C" w14:textId="439C307F" w:rsidR="00973C34" w:rsidRDefault="00973C34"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length of each line in the </w:t>
            </w:r>
            <w:proofErr w:type="spellStart"/>
            <w:r w:rsidR="005D52A4">
              <w:rPr>
                <w:rFonts w:ascii="Verdana" w:hAnsi="Verdana"/>
                <w:sz w:val="14"/>
              </w:rPr>
              <w:t>req_to_tc_map</w:t>
            </w:r>
            <w:proofErr w:type="spellEnd"/>
            <w:r w:rsidR="005D52A4">
              <w:rPr>
                <w:rFonts w:ascii="Verdana" w:hAnsi="Verdana"/>
                <w:sz w:val="14"/>
              </w:rPr>
              <w:t xml:space="preserve"> CSV file.</w:t>
            </w:r>
          </w:p>
        </w:tc>
      </w:tr>
    </w:tbl>
    <w:p w14:paraId="66054218" w14:textId="0406B7C7" w:rsidR="00744EFA" w:rsidRDefault="00744EFA" w:rsidP="00513020"/>
    <w:p w14:paraId="10C4EF3D" w14:textId="53F158AB" w:rsidR="00C42CDB" w:rsidRDefault="00C42CDB" w:rsidP="00513020">
      <w:r>
        <w:t xml:space="preserve">The specification </w:t>
      </w:r>
      <w:r w:rsidR="009F0A92">
        <w:t>coverage</w:t>
      </w:r>
      <w:r>
        <w:t xml:space="preserve"> implementation uses two new message I</w:t>
      </w:r>
      <w:r w:rsidR="009F0A92">
        <w:t>d</w:t>
      </w:r>
      <w:r>
        <w:t xml:space="preserve">s, as described in the table below. All message Ids are located in the adaptations package. The specification </w:t>
      </w:r>
      <w:r w:rsidR="009F0A92">
        <w:t>coverage</w:t>
      </w:r>
      <w: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F14FCD">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F14FCD">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F14FCD">
            <w:pPr>
              <w:tabs>
                <w:tab w:val="left" w:pos="4820"/>
              </w:tabs>
              <w:spacing w:before="20" w:after="20" w:line="20" w:lineRule="atLeast"/>
              <w:rPr>
                <w:rFonts w:ascii="Verdana" w:hAnsi="Verdana"/>
                <w:sz w:val="14"/>
              </w:rPr>
            </w:pPr>
            <w:r w:rsidRPr="00C42CDB">
              <w:rPr>
                <w:rFonts w:ascii="Verdana" w:hAnsi="Verdana"/>
                <w:sz w:val="14"/>
              </w:rPr>
              <w:t>ID_FILE_PARSER</w:t>
            </w:r>
          </w:p>
        </w:tc>
        <w:tc>
          <w:tcPr>
            <w:tcW w:w="2894" w:type="pct"/>
          </w:tcPr>
          <w:p w14:paraId="6A40696E" w14:textId="63911DB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2BED9171" w:rsidR="00C42CDB" w:rsidRPr="00744EFA" w:rsidRDefault="00BE1A9C" w:rsidP="00F14FCD">
            <w:pPr>
              <w:tabs>
                <w:tab w:val="left" w:pos="4820"/>
              </w:tabs>
              <w:spacing w:before="20" w:after="20" w:line="20" w:lineRule="atLeast"/>
              <w:rPr>
                <w:rFonts w:ascii="Verdana" w:hAnsi="Verdana"/>
                <w:sz w:val="14"/>
              </w:rPr>
            </w:pPr>
            <w:r w:rsidRPr="00BE1A9C">
              <w:rPr>
                <w:rFonts w:ascii="Verdana" w:hAnsi="Verdana"/>
                <w:sz w:val="14"/>
              </w:rPr>
              <w:t>ID_SPEC_</w:t>
            </w:r>
            <w:r w:rsidR="009F0A92">
              <w:rPr>
                <w:rFonts w:ascii="Verdana" w:hAnsi="Verdana"/>
                <w:sz w:val="14"/>
              </w:rPr>
              <w:t>COV</w:t>
            </w:r>
          </w:p>
        </w:tc>
        <w:tc>
          <w:tcPr>
            <w:tcW w:w="2894" w:type="pct"/>
          </w:tcPr>
          <w:p w14:paraId="23052482" w14:textId="64B7D9E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Undertittel"/>
      </w:pPr>
    </w:p>
    <w:p w14:paraId="3AAD5981" w14:textId="6CE36FEF" w:rsidR="001D2BA3" w:rsidRDefault="001D2BA3" w:rsidP="006E37AB">
      <w:pPr>
        <w:pStyle w:val="Undertittel"/>
      </w:pPr>
    </w:p>
    <w:p w14:paraId="6C4A1F87" w14:textId="72A87A0C" w:rsidR="009F0A92" w:rsidRDefault="009F0A92" w:rsidP="009F0A92"/>
    <w:p w14:paraId="445F0FE0" w14:textId="0DF0E569" w:rsidR="009F0A92" w:rsidRDefault="009F0A92" w:rsidP="009F0A92"/>
    <w:p w14:paraId="6D9DA93C" w14:textId="77777777" w:rsidR="009F0A92" w:rsidRPr="009F0A92" w:rsidRDefault="009F0A92" w:rsidP="009F0A92"/>
    <w:p w14:paraId="2E125DDE" w14:textId="77777777" w:rsidR="001D2BA3" w:rsidRDefault="001D2BA3" w:rsidP="006E37AB">
      <w:pPr>
        <w:pStyle w:val="Undertittel"/>
      </w:pPr>
    </w:p>
    <w:p w14:paraId="12F4F77B" w14:textId="274F7398" w:rsidR="00346558" w:rsidRPr="00513020" w:rsidRDefault="00154E82" w:rsidP="006E37AB">
      <w:pPr>
        <w:pStyle w:val="Undertittel"/>
        <w:rPr>
          <w:sz w:val="22"/>
        </w:rPr>
      </w:pPr>
      <w:r w:rsidRPr="00513020">
        <w:t>VHDL Methods Details</w:t>
      </w:r>
    </w:p>
    <w:p w14:paraId="709CBD23" w14:textId="3460D05A" w:rsidR="006E37AB" w:rsidRDefault="006E37AB" w:rsidP="006E37AB">
      <w:pPr>
        <w:pStyle w:val="Bildetekst"/>
        <w:keepNext/>
        <w:jc w:val="center"/>
      </w:pPr>
      <w:bookmarkStart w:id="222" w:name="_Ref528655369"/>
      <w:r>
        <w:t xml:space="preserve">Table </w:t>
      </w:r>
      <w:r>
        <w:fldChar w:fldCharType="begin"/>
      </w:r>
      <w:r>
        <w:instrText xml:space="preserve"> SEQ Table \* ARABIC </w:instrText>
      </w:r>
      <w:r>
        <w:fldChar w:fldCharType="separate"/>
      </w:r>
      <w:r w:rsidR="00B60499">
        <w:rPr>
          <w:noProof/>
        </w:rPr>
        <w:t>11</w:t>
      </w:r>
      <w:r>
        <w:fldChar w:fldCharType="end"/>
      </w:r>
      <w:bookmarkEnd w:id="222"/>
      <w:r>
        <w:t xml:space="preserve"> VHDL </w:t>
      </w:r>
      <w:commentRangeStart w:id="223"/>
      <w:r>
        <w:t>Methods</w:t>
      </w:r>
      <w:commentRangeEnd w:id="223"/>
      <w:r w:rsidR="00CA1C08">
        <w:rPr>
          <w:rStyle w:val="Merknadsreferanse"/>
          <w:i w:val="0"/>
        </w:rPr>
        <w:commentReference w:id="223"/>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22"/>
        <w:gridCol w:w="6609"/>
        <w:gridCol w:w="7192"/>
      </w:tblGrid>
      <w:tr w:rsidR="00346558" w:rsidRPr="00C862E0" w14:paraId="775F2C35" w14:textId="77777777" w:rsidTr="009F0A92">
        <w:tc>
          <w:tcPr>
            <w:tcW w:w="437"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9F0A92" w:rsidRPr="00C862E0" w14:paraId="66163B87" w14:textId="77777777" w:rsidTr="009F0A92">
        <w:tc>
          <w:tcPr>
            <w:tcW w:w="437" w:type="pct"/>
            <w:shd w:val="clear" w:color="auto" w:fill="auto"/>
          </w:tcPr>
          <w:p w14:paraId="2E8CCAB9" w14:textId="49224BFD" w:rsidR="009F0A92"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start_req_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43C9F590" w14:textId="77777777" w:rsidR="009F0A92" w:rsidRDefault="009F0A92" w:rsidP="009F0A92">
            <w:pPr>
              <w:tabs>
                <w:tab w:val="left" w:pos="914"/>
                <w:tab w:val="left" w:pos="2190"/>
                <w:tab w:val="left" w:pos="3469"/>
              </w:tabs>
              <w:spacing w:before="20" w:after="20" w:line="20" w:lineRule="atLeast"/>
              <w:rPr>
                <w:rFonts w:ascii="Verdana" w:hAnsi="Verdana"/>
                <w:sz w:val="14"/>
              </w:rPr>
            </w:pPr>
            <w:proofErr w:type="spellStart"/>
            <w:r>
              <w:rPr>
                <w:rFonts w:ascii="Verdana" w:hAnsi="Verdana"/>
                <w:sz w:val="14"/>
              </w:rPr>
              <w:t>req_to_tc_map_file</w:t>
            </w:r>
            <w:proofErr w:type="spellEnd"/>
            <w:r w:rsidRPr="00C862E0">
              <w:rPr>
                <w:rFonts w:ascii="Verdana" w:hAnsi="Verdana"/>
                <w:sz w:val="14"/>
              </w:rPr>
              <w:t>(</w:t>
            </w:r>
            <w:r>
              <w:rPr>
                <w:rFonts w:ascii="Verdana" w:hAnsi="Verdana"/>
                <w:sz w:val="14"/>
              </w:rPr>
              <w:t>string</w:t>
            </w:r>
            <w:r w:rsidRPr="00C862E0">
              <w:rPr>
                <w:rFonts w:ascii="Verdana" w:hAnsi="Verdana"/>
                <w:sz w:val="14"/>
              </w:rPr>
              <w:t>)</w:t>
            </w:r>
            <w:r>
              <w:rPr>
                <w:rFonts w:ascii="Verdana" w:hAnsi="Verdana"/>
                <w:sz w:val="14"/>
              </w:rPr>
              <w:t xml:space="preserve">, </w:t>
            </w:r>
            <w:proofErr w:type="spellStart"/>
            <w:r>
              <w:rPr>
                <w:rFonts w:ascii="Verdana" w:hAnsi="Verdana"/>
                <w:sz w:val="14"/>
              </w:rPr>
              <w:t>output_file</w:t>
            </w:r>
            <w:proofErr w:type="spellEnd"/>
            <w:r>
              <w:rPr>
                <w:rFonts w:ascii="Verdana" w:hAnsi="Verdana"/>
                <w:sz w:val="14"/>
              </w:rPr>
              <w:t>(string)</w:t>
            </w:r>
          </w:p>
          <w:p w14:paraId="35DE682F" w14:textId="77777777" w:rsidR="009F0A92" w:rsidRDefault="009F0A92" w:rsidP="009F0A92">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304FA8DE" w14:textId="77777777" w:rsidR="009F0A92" w:rsidRDefault="009F0A92" w:rsidP="009F0A92">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“c:/</w:t>
            </w:r>
            <w:proofErr w:type="spellStart"/>
            <w:r>
              <w:rPr>
                <w:rFonts w:ascii="Verdana" w:hAnsi="Verdana"/>
                <w:sz w:val="14"/>
              </w:rPr>
              <w:t>test_folder</w:t>
            </w:r>
            <w:proofErr w:type="spellEnd"/>
            <w:r>
              <w:rPr>
                <w:rFonts w:ascii="Verdana" w:hAnsi="Verdana"/>
                <w:sz w:val="14"/>
              </w:rPr>
              <w:t>/my_req_to_testcase_map.csv”, “output_file_path.</w:t>
            </w:r>
            <w:commentRangeStart w:id="224"/>
            <w:r>
              <w:rPr>
                <w:rFonts w:ascii="Verdana" w:hAnsi="Verdana"/>
                <w:sz w:val="14"/>
              </w:rPr>
              <w:t>csv</w:t>
            </w:r>
            <w:commentRangeEnd w:id="224"/>
            <w:r w:rsidR="00663E9A">
              <w:rPr>
                <w:rStyle w:val="Merknadsreferanse"/>
              </w:rPr>
              <w:commentReference w:id="224"/>
            </w:r>
            <w:r>
              <w:rPr>
                <w:rFonts w:ascii="Verdana" w:hAnsi="Verdana"/>
                <w:sz w:val="14"/>
              </w:rPr>
              <w:t>");</w:t>
            </w:r>
          </w:p>
          <w:p w14:paraId="6A49F0C6" w14:textId="7B0E25A9" w:rsidR="009F0A92" w:rsidRDefault="009F0A92" w:rsidP="009F0A9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GC_REQ_MAP_PATH, GC_RESULT_PATH);  -- Using generic as path</w:t>
            </w:r>
          </w:p>
        </w:tc>
        <w:tc>
          <w:tcPr>
            <w:tcW w:w="2378" w:type="pct"/>
            <w:shd w:val="clear" w:color="auto" w:fill="auto"/>
          </w:tcPr>
          <w:p w14:paraId="68C7BC81"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The requirement to test mapping file specified in the </w:t>
            </w:r>
            <w:proofErr w:type="spellStart"/>
            <w:r w:rsidRPr="007A0F32">
              <w:rPr>
                <w:rFonts w:ascii="Verdana" w:hAnsi="Verdana"/>
                <w:i/>
                <w:sz w:val="14"/>
              </w:rPr>
              <w:t>req_matrix_path</w:t>
            </w:r>
            <w:proofErr w:type="spellEnd"/>
            <w:r>
              <w:rPr>
                <w:rFonts w:ascii="Verdana" w:hAnsi="Verdana"/>
                <w:i/>
                <w:sz w:val="14"/>
              </w:rPr>
              <w:t xml:space="preserve"> </w:t>
            </w:r>
            <w:r>
              <w:rPr>
                <w:rFonts w:ascii="Verdana" w:hAnsi="Verdana"/>
                <w:sz w:val="14"/>
              </w:rPr>
              <w:t>path is used to check that the requirement exists, and the description is retrieved from the file and logged to the transcript.</w:t>
            </w:r>
          </w:p>
          <w:p w14:paraId="5197814C" w14:textId="77777777"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9F0A92" w:rsidRPr="003811D7" w14:paraId="7A96D2F5" w14:textId="77777777" w:rsidTr="002E2084">
              <w:tc>
                <w:tcPr>
                  <w:tcW w:w="2019" w:type="dxa"/>
                  <w:shd w:val="clear" w:color="auto" w:fill="auto"/>
                </w:tcPr>
                <w:p w14:paraId="3C4811AF"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req_to_tc_map_file</w:t>
                  </w:r>
                  <w:proofErr w:type="spellEnd"/>
                  <w:r w:rsidRPr="003811D7">
                    <w:rPr>
                      <w:rFonts w:ascii="Verdana" w:hAnsi="Verdana"/>
                      <w:i/>
                      <w:sz w:val="14"/>
                    </w:rPr>
                    <w:t>:</w:t>
                  </w:r>
                </w:p>
              </w:tc>
              <w:tc>
                <w:tcPr>
                  <w:tcW w:w="3135" w:type="dxa"/>
                  <w:shd w:val="clear" w:color="auto" w:fill="auto"/>
                </w:tcPr>
                <w:p w14:paraId="33DB2E95" w14:textId="544894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path to the requirement to testcase map CSV file. </w:t>
                  </w:r>
                </w:p>
              </w:tc>
            </w:tr>
            <w:tr w:rsidR="009F0A92" w:rsidRPr="003811D7" w14:paraId="35F9314A" w14:textId="77777777" w:rsidTr="002E2084">
              <w:tc>
                <w:tcPr>
                  <w:tcW w:w="2019" w:type="dxa"/>
                  <w:shd w:val="clear" w:color="auto" w:fill="auto"/>
                </w:tcPr>
                <w:p w14:paraId="0727F020"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output_file</w:t>
                  </w:r>
                  <w:proofErr w:type="spellEnd"/>
                  <w:r w:rsidRPr="003811D7">
                    <w:rPr>
                      <w:rFonts w:ascii="Verdana" w:hAnsi="Verdana"/>
                      <w:sz w:val="14"/>
                    </w:rPr>
                    <w:t>:</w:t>
                  </w:r>
                </w:p>
              </w:tc>
              <w:tc>
                <w:tcPr>
                  <w:tcW w:w="3135" w:type="dxa"/>
                  <w:shd w:val="clear" w:color="auto" w:fill="auto"/>
                </w:tcPr>
                <w:p w14:paraId="2233BD7D" w14:textId="77777777"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33E4A54C"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31A6C667" w14:textId="65A61E0A" w:rsidR="009F0A92"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output_file</w:t>
            </w:r>
            <w:proofErr w:type="spellEnd"/>
            <w:r>
              <w:rPr>
                <w:rFonts w:ascii="Verdana" w:hAnsi="Verdana"/>
                <w:sz w:val="14"/>
              </w:rPr>
              <w:t xml:space="preserve"> &lt;= C_DEFAULT_RESULT_FILE_NAME</w:t>
            </w:r>
          </w:p>
        </w:tc>
      </w:tr>
      <w:tr w:rsidR="009F0A92" w:rsidRPr="00C862E0" w14:paraId="2E5F7D93" w14:textId="77777777" w:rsidTr="009F0A92">
        <w:tc>
          <w:tcPr>
            <w:tcW w:w="437" w:type="pct"/>
            <w:shd w:val="clear" w:color="auto" w:fill="auto"/>
          </w:tcPr>
          <w:p w14:paraId="192FEF1B" w14:textId="215170D7" w:rsidR="009F0A92" w:rsidRPr="00C862E0"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5303194A" w14:textId="7F728B22" w:rsidR="009F0A92" w:rsidRDefault="009F0A92" w:rsidP="009F0A92">
            <w:pPr>
              <w:tabs>
                <w:tab w:val="left" w:pos="776"/>
                <w:tab w:val="left" w:pos="1627"/>
                <w:tab w:val="left" w:pos="4820"/>
              </w:tabs>
              <w:spacing w:before="20" w:after="20" w:line="20" w:lineRule="atLeast"/>
              <w:rPr>
                <w:rFonts w:ascii="Verdana" w:hAnsi="Verdana"/>
                <w:sz w:val="14"/>
              </w:rPr>
            </w:pPr>
            <w:r>
              <w:rPr>
                <w:rFonts w:ascii="Verdana" w:hAnsi="Verdana"/>
                <w:sz w:val="14"/>
              </w:rPr>
              <w:t>requirement(string), testcase(string) [, passed(</w:t>
            </w:r>
            <w:proofErr w:type="spellStart"/>
            <w:r>
              <w:rPr>
                <w:rFonts w:ascii="Verdana" w:hAnsi="Verdana"/>
                <w:sz w:val="14"/>
              </w:rPr>
              <w:t>boolean</w:t>
            </w:r>
            <w:proofErr w:type="spellEnd"/>
            <w:r>
              <w:rPr>
                <w:rFonts w:ascii="Verdana" w:hAnsi="Verdana"/>
                <w:sz w:val="14"/>
              </w:rPr>
              <w:t xml:space="preserve">) [, </w:t>
            </w:r>
            <w:r w:rsidRPr="00C66138">
              <w:rPr>
                <w:rFonts w:ascii="Verdana" w:hAnsi="Verdana"/>
                <w:sz w:val="14"/>
              </w:rPr>
              <w:t>fail_on_alert_mismatch_severity</w:t>
            </w:r>
            <w:r>
              <w:rPr>
                <w:rFonts w:ascii="Verdana" w:hAnsi="Verdana"/>
                <w:sz w:val="14"/>
              </w:rPr>
              <w:t>(</w:t>
            </w:r>
            <w:r w:rsidRPr="00C66138">
              <w:rPr>
                <w:rFonts w:ascii="Verdana" w:hAnsi="Verdana"/>
                <w:sz w:val="14"/>
              </w:rPr>
              <w:t>t_fail_on_alert_mismatch_severity</w:t>
            </w:r>
            <w:r>
              <w:rPr>
                <w:rFonts w:ascii="Verdana" w:hAnsi="Verdana"/>
                <w:sz w:val="14"/>
              </w:rPr>
              <w:t>)]</w:t>
            </w:r>
          </w:p>
          <w:p w14:paraId="3251FB45" w14:textId="77777777" w:rsidR="009F0A92" w:rsidRPr="00EF7B0A" w:rsidRDefault="009F0A92" w:rsidP="009F0A92">
            <w:pPr>
              <w:tabs>
                <w:tab w:val="left" w:pos="776"/>
                <w:tab w:val="left" w:pos="1627"/>
                <w:tab w:val="left" w:pos="4820"/>
              </w:tabs>
              <w:spacing w:before="20" w:after="20" w:line="20" w:lineRule="atLeast"/>
              <w:rPr>
                <w:rFonts w:ascii="Verdana" w:hAnsi="Verdana"/>
                <w:sz w:val="14"/>
              </w:rPr>
            </w:pPr>
          </w:p>
          <w:p w14:paraId="38EDFC22" w14:textId="77777777" w:rsidR="009F0A92" w:rsidRPr="00EF7B0A" w:rsidRDefault="009F0A92" w:rsidP="009F0A92">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5285CC3F" w:rsidR="009F0A92" w:rsidRDefault="009F0A92" w:rsidP="009F0A92">
            <w:pPr>
              <w:tabs>
                <w:tab w:val="left" w:pos="1627"/>
                <w:tab w:val="left" w:pos="2340"/>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“SPEC_FPGA_1”, “Testcase_1”</w:t>
            </w:r>
            <w:r w:rsidRPr="00EF7B0A">
              <w:rPr>
                <w:rFonts w:ascii="Verdana" w:hAnsi="Verdana"/>
                <w:sz w:val="14"/>
              </w:rPr>
              <w:t>);</w:t>
            </w:r>
          </w:p>
          <w:p w14:paraId="38D9FFEB" w14:textId="4DF2E1E5" w:rsidR="009F0A92" w:rsidRDefault="009F0A92" w:rsidP="009F0A92">
            <w:pPr>
              <w:tabs>
                <w:tab w:val="left" w:pos="1627"/>
                <w:tab w:val="left" w:pos="2340"/>
                <w:tab w:val="left" w:pos="4820"/>
              </w:tabs>
              <w:spacing w:before="20" w:after="20" w:line="20" w:lineRule="atLeast"/>
              <w:rPr>
                <w:rFonts w:ascii="Verdana" w:hAnsi="Verdana"/>
                <w:sz w:val="14"/>
              </w:rPr>
            </w:pPr>
          </w:p>
          <w:p w14:paraId="79D0FD4F" w14:textId="7C01C3A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39B1E0A1"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roofErr w:type="spellStart"/>
            <w:r w:rsidRPr="00246548">
              <w:rPr>
                <w:rFonts w:ascii="Verdana" w:hAnsi="Verdana"/>
                <w:sz w:val="14"/>
                <w:lang w:val="en-US"/>
              </w:rPr>
              <w:t>log_req_</w:t>
            </w:r>
            <w:proofErr w:type="gramStart"/>
            <w:r w:rsidRPr="00246548">
              <w:rPr>
                <w:rFonts w:ascii="Verdana" w:hAnsi="Verdana"/>
                <w:sz w:val="14"/>
                <w:lang w:val="en-US"/>
              </w:rPr>
              <w:t>cov</w:t>
            </w:r>
            <w:proofErr w:type="spellEnd"/>
            <w:r w:rsidRPr="00246548">
              <w:rPr>
                <w:rFonts w:ascii="Verdana" w:hAnsi="Verdana"/>
                <w:sz w:val="14"/>
                <w:lang w:val="en-US"/>
              </w:rPr>
              <w:t>(</w:t>
            </w:r>
            <w:proofErr w:type="gramEnd"/>
            <w:r w:rsidRPr="00246548">
              <w:rPr>
                <w:rFonts w:ascii="Verdana" w:hAnsi="Verdana"/>
                <w:sz w:val="14"/>
                <w:lang w:val="en-US"/>
              </w:rPr>
              <w:t>“ESA_FPGA_UART_1”, “UART_BAUDRATE_16k_Test”, false, WARNING);</w:t>
            </w:r>
          </w:p>
          <w:p w14:paraId="406D1186" w14:textId="33462B08"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
          <w:p w14:paraId="25ED9438" w14:textId="0865A0D0"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9F0A92" w:rsidRDefault="009F0A92" w:rsidP="009F0A92">
            <w:pPr>
              <w:tabs>
                <w:tab w:val="left" w:pos="1627"/>
                <w:tab w:val="left" w:pos="2340"/>
                <w:tab w:val="left" w:pos="4820"/>
              </w:tabs>
              <w:spacing w:before="20" w:after="20" w:line="20" w:lineRule="atLeast"/>
              <w:rPr>
                <w:rFonts w:ascii="Verdana" w:hAnsi="Verdana"/>
                <w:sz w:val="14"/>
              </w:rPr>
            </w:pPr>
            <w:proofErr w:type="gramStart"/>
            <w:r>
              <w:rPr>
                <w:rFonts w:ascii="Verdana" w:hAnsi="Verdana"/>
                <w:sz w:val="14"/>
              </w:rPr>
              <w:t>if(</w:t>
            </w:r>
            <w:proofErr w:type="spellStart"/>
            <w:proofErr w:type="gramEnd"/>
            <w:r>
              <w:rPr>
                <w:rFonts w:ascii="Verdana" w:hAnsi="Verdana"/>
                <w:sz w:val="14"/>
              </w:rPr>
              <w:t>v_test_result</w:t>
            </w:r>
            <w:proofErr w:type="spellEnd"/>
            <w:r>
              <w:rPr>
                <w:rFonts w:ascii="Verdana" w:hAnsi="Verdana"/>
                <w:sz w:val="14"/>
              </w:rPr>
              <w:t xml:space="preserve"> &gt; </w:t>
            </w:r>
            <w:proofErr w:type="spellStart"/>
            <w:r>
              <w:rPr>
                <w:rFonts w:ascii="Verdana" w:hAnsi="Verdana"/>
                <w:sz w:val="14"/>
              </w:rPr>
              <w:t>v_requirement_limit</w:t>
            </w:r>
            <w:proofErr w:type="spellEnd"/>
            <w:r>
              <w:rPr>
                <w:rFonts w:ascii="Verdana" w:hAnsi="Verdana"/>
                <w:sz w:val="14"/>
              </w:rPr>
              <w:t>) then</w:t>
            </w:r>
          </w:p>
          <w:p w14:paraId="723A9737" w14:textId="022D0021"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“ESA_FPGA_UART_2”, “</w:t>
            </w:r>
            <w:proofErr w:type="spellStart"/>
            <w:r>
              <w:rPr>
                <w:rFonts w:ascii="Verdana" w:hAnsi="Verdana"/>
                <w:sz w:val="14"/>
              </w:rPr>
              <w:t>UART_Test</w:t>
            </w:r>
            <w:proofErr w:type="spellEnd"/>
            <w:r>
              <w:rPr>
                <w:rFonts w:ascii="Verdana" w:hAnsi="Verdana"/>
                <w:sz w:val="14"/>
              </w:rPr>
              <w:t>”</w:t>
            </w:r>
            <w:r w:rsidRPr="00EF7B0A">
              <w:rPr>
                <w:rFonts w:ascii="Verdana" w:hAnsi="Verdana"/>
                <w:sz w:val="14"/>
              </w:rPr>
              <w:t>);</w:t>
            </w:r>
          </w:p>
          <w:p w14:paraId="0C06C659" w14:textId="7892C40A"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5FBFFF33"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Pr>
                <w:rFonts w:ascii="Verdana" w:hAnsi="Verdana"/>
                <w:sz w:val="14"/>
              </w:rPr>
              <w:t>log_req_</w:t>
            </w:r>
            <w:proofErr w:type="gramStart"/>
            <w:r>
              <w:rPr>
                <w:rFonts w:ascii="Verdana" w:hAnsi="Verdana"/>
                <w:sz w:val="14"/>
              </w:rPr>
              <w:t>cov</w:t>
            </w:r>
            <w:proofErr w:type="spellEnd"/>
            <w:r w:rsidRPr="00EF7B0A">
              <w:rPr>
                <w:rFonts w:ascii="Verdana" w:hAnsi="Verdana"/>
                <w:sz w:val="14"/>
              </w:rPr>
              <w:t>(</w:t>
            </w:r>
            <w:proofErr w:type="gramEnd"/>
            <w:r>
              <w:rPr>
                <w:rFonts w:ascii="Verdana" w:hAnsi="Verdana"/>
                <w:sz w:val="14"/>
              </w:rPr>
              <w:t>“ESA_FPGA_UART_2”, “</w:t>
            </w:r>
            <w:proofErr w:type="spellStart"/>
            <w:r>
              <w:rPr>
                <w:rFonts w:ascii="Verdana" w:hAnsi="Verdana"/>
                <w:sz w:val="14"/>
              </w:rPr>
              <w:t>UART_Test</w:t>
            </w:r>
            <w:proofErr w:type="spellEnd"/>
            <w:r>
              <w:rPr>
                <w:rFonts w:ascii="Verdana" w:hAnsi="Verdana"/>
                <w:sz w:val="14"/>
              </w:rPr>
              <w:t>”, false</w:t>
            </w:r>
            <w:r w:rsidRPr="00EF7B0A">
              <w:rPr>
                <w:rFonts w:ascii="Verdana" w:hAnsi="Verdana"/>
                <w:sz w:val="14"/>
              </w:rPr>
              <w:t>);</w:t>
            </w:r>
          </w:p>
          <w:p w14:paraId="3177B675" w14:textId="6AE90A2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9F0A92" w:rsidRPr="00EF7B0A" w:rsidRDefault="009F0A92" w:rsidP="009F0A92">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Evaluates and logs the specified requirement. The procedure checks the global alert mismatch status, and if an alert mismatch is present the requirement will be marked as failed. If there are no alert mismatches, the requirement will be marked as passed, unless the </w:t>
            </w:r>
            <w:proofErr w:type="spellStart"/>
            <w:r>
              <w:rPr>
                <w:rFonts w:ascii="Verdana" w:hAnsi="Verdana"/>
                <w:i/>
                <w:sz w:val="14"/>
              </w:rPr>
              <w:t>passed</w:t>
            </w:r>
            <w:proofErr w:type="spellEnd"/>
            <w:r>
              <w:rPr>
                <w:rFonts w:ascii="Verdana" w:hAnsi="Verdana"/>
                <w:sz w:val="14"/>
              </w:rPr>
              <w:t xml:space="preserve"> input is set to false.</w:t>
            </w:r>
          </w:p>
          <w:p w14:paraId="3DAA1394" w14:textId="767F9828" w:rsidR="009F0A92" w:rsidRPr="00592428" w:rsidRDefault="009F0A92" w:rsidP="009F0A92">
            <w:pPr>
              <w:tabs>
                <w:tab w:val="left" w:pos="4820"/>
              </w:tabs>
              <w:spacing w:before="20" w:after="20" w:line="20" w:lineRule="atLeast"/>
              <w:rPr>
                <w:rFonts w:ascii="Verdana" w:hAnsi="Verdana"/>
                <w:sz w:val="14"/>
              </w:rPr>
            </w:pPr>
            <w:r>
              <w:rPr>
                <w:rFonts w:ascii="Verdana" w:hAnsi="Verdana"/>
                <w:sz w:val="14"/>
              </w:rPr>
              <w:t xml:space="preserve">The result is written to both the transcript and a result file, specified in the </w:t>
            </w:r>
            <w:proofErr w:type="spellStart"/>
            <w:r w:rsidRPr="0054205A">
              <w:rPr>
                <w:rFonts w:ascii="Verdana" w:hAnsi="Verdana"/>
                <w:i/>
                <w:sz w:val="14"/>
              </w:rPr>
              <w:t>start_req_</w:t>
            </w:r>
            <w:proofErr w:type="gramStart"/>
            <w:r w:rsidRPr="0054205A">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procedure. The </w:t>
            </w:r>
            <w:proofErr w:type="spellStart"/>
            <w:r w:rsidRPr="0054205A">
              <w:rPr>
                <w:rFonts w:ascii="Verdana" w:hAnsi="Verdana"/>
                <w:i/>
                <w:sz w:val="14"/>
              </w:rPr>
              <w:t>log_req_</w:t>
            </w:r>
            <w:proofErr w:type="gramStart"/>
            <w:r w:rsidRPr="0054205A">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will look up the specified requirement and testcase in the </w:t>
            </w:r>
            <w:proofErr w:type="spellStart"/>
            <w:r>
              <w:rPr>
                <w:rFonts w:ascii="Verdana" w:hAnsi="Verdana"/>
                <w:sz w:val="14"/>
              </w:rPr>
              <w:t>req_to_tc_map_file</w:t>
            </w:r>
            <w:proofErr w:type="spellEnd"/>
            <w:r>
              <w:rPr>
                <w:rFonts w:ascii="Verdana" w:hAnsi="Verdana"/>
                <w:sz w:val="14"/>
              </w:rPr>
              <w:t xml:space="preserve"> specified in </w:t>
            </w:r>
            <w:proofErr w:type="spellStart"/>
            <w:r>
              <w:rPr>
                <w:rFonts w:ascii="Verdana" w:hAnsi="Verdana"/>
                <w:i/>
                <w:sz w:val="14"/>
              </w:rPr>
              <w:t>start_req_cov</w:t>
            </w:r>
            <w:proofErr w:type="spellEnd"/>
            <w:r>
              <w:rPr>
                <w:rFonts w:ascii="Verdana" w:hAnsi="Verdana"/>
                <w:i/>
                <w:sz w:val="14"/>
              </w:rPr>
              <w:t>()</w:t>
            </w:r>
            <w:r>
              <w:rPr>
                <w:rFonts w:ascii="Verdana" w:hAnsi="Verdana"/>
                <w:sz w:val="14"/>
              </w:rPr>
              <w:t>, and use the description from this entry as log message. The procedure will also issue a warning if the specified requirement and testcase was not found.</w:t>
            </w:r>
          </w:p>
          <w:p w14:paraId="7DE74BE9" w14:textId="6044E23D"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957"/>
              <w:gridCol w:w="3213"/>
            </w:tblGrid>
            <w:tr w:rsidR="009F0A92" w:rsidRPr="003811D7" w14:paraId="0A20D194" w14:textId="77777777" w:rsidTr="004E0F0B">
              <w:tc>
                <w:tcPr>
                  <w:tcW w:w="2724" w:type="dxa"/>
                  <w:shd w:val="clear" w:color="auto" w:fill="auto"/>
                </w:tcPr>
                <w:p w14:paraId="2D5822BB" w14:textId="33C1D73F"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requirement</w:t>
                  </w:r>
                  <w:r w:rsidRPr="003811D7">
                    <w:rPr>
                      <w:rFonts w:ascii="Verdana" w:hAnsi="Verdana"/>
                      <w:i/>
                      <w:sz w:val="14"/>
                    </w:rPr>
                    <w:t>:</w:t>
                  </w:r>
                </w:p>
              </w:tc>
              <w:tc>
                <w:tcPr>
                  <w:tcW w:w="3213" w:type="dxa"/>
                  <w:shd w:val="clear" w:color="auto" w:fill="auto"/>
                </w:tcPr>
                <w:p w14:paraId="10B851A5" w14:textId="454A7AB5"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38791FC4" w14:textId="77777777" w:rsidTr="004E0F0B">
              <w:tc>
                <w:tcPr>
                  <w:tcW w:w="2724" w:type="dxa"/>
                  <w:shd w:val="clear" w:color="auto" w:fill="auto"/>
                </w:tcPr>
                <w:p w14:paraId="2814DBCE" w14:textId="118F5769"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testcase</w:t>
                  </w:r>
                  <w:r w:rsidRPr="003811D7">
                    <w:rPr>
                      <w:rFonts w:ascii="Verdana" w:hAnsi="Verdana"/>
                      <w:sz w:val="14"/>
                    </w:rPr>
                    <w:t>:</w:t>
                  </w:r>
                </w:p>
              </w:tc>
              <w:tc>
                <w:tcPr>
                  <w:tcW w:w="3213" w:type="dxa"/>
                  <w:shd w:val="clear" w:color="auto" w:fill="auto"/>
                </w:tcPr>
                <w:p w14:paraId="43413ACA" w14:textId="660179B2"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testcase</w:t>
                  </w:r>
                  <w:r w:rsidR="00B40B1C">
                    <w:rPr>
                      <w:rFonts w:ascii="Verdana" w:hAnsi="Verdana"/>
                      <w:sz w:val="14"/>
                    </w:rPr>
                    <w:t xml:space="preserve"> </w:t>
                  </w:r>
                  <w:r>
                    <w:rPr>
                      <w:rFonts w:ascii="Verdana" w:hAnsi="Verdana"/>
                      <w:sz w:val="14"/>
                    </w:rPr>
                    <w:t xml:space="preserve">tag. Must match a testcase tag in the file specified in </w:t>
                  </w:r>
                  <w:proofErr w:type="spellStart"/>
                  <w:r>
                    <w:rPr>
                      <w:rFonts w:ascii="Verdana" w:hAnsi="Verdana"/>
                      <w:sz w:val="14"/>
                    </w:rPr>
                    <w:t>start_req_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5C85BA78" w14:textId="77777777" w:rsidTr="004E0F0B">
              <w:tc>
                <w:tcPr>
                  <w:tcW w:w="2724" w:type="dxa"/>
                  <w:shd w:val="clear" w:color="auto" w:fill="auto"/>
                </w:tcPr>
                <w:p w14:paraId="19C46784" w14:textId="6DE7A4D5"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9F0A92" w:rsidRPr="003811D7" w:rsidRDefault="009F0A92" w:rsidP="009F0A92">
                  <w:pPr>
                    <w:tabs>
                      <w:tab w:val="left" w:pos="4820"/>
                    </w:tabs>
                    <w:spacing w:before="20" w:after="20" w:line="20" w:lineRule="atLeast"/>
                    <w:rPr>
                      <w:rFonts w:ascii="Verdana" w:hAnsi="Verdana"/>
                      <w:sz w:val="14"/>
                    </w:rPr>
                  </w:pPr>
                </w:p>
              </w:tc>
            </w:tr>
            <w:tr w:rsidR="009F0A92" w:rsidRPr="003811D7" w14:paraId="2D8B1834" w14:textId="77777777" w:rsidTr="004E0F0B">
              <w:tc>
                <w:tcPr>
                  <w:tcW w:w="2724" w:type="dxa"/>
                  <w:shd w:val="clear" w:color="auto" w:fill="auto"/>
                </w:tcPr>
                <w:p w14:paraId="178887D8" w14:textId="51F14F32" w:rsidR="009F0A92" w:rsidRPr="003811D7" w:rsidRDefault="009F0A92" w:rsidP="009F0A92">
                  <w:pPr>
                    <w:tabs>
                      <w:tab w:val="left" w:pos="4820"/>
                    </w:tabs>
                    <w:spacing w:before="20" w:after="20" w:line="20" w:lineRule="atLeast"/>
                    <w:rPr>
                      <w:rFonts w:ascii="Verdana" w:hAnsi="Verdana"/>
                      <w:sz w:val="14"/>
                    </w:rPr>
                  </w:pPr>
                  <w:r w:rsidRPr="004E0F0B">
                    <w:rPr>
                      <w:rFonts w:ascii="Verdana" w:hAnsi="Verdana"/>
                      <w:i/>
                      <w:sz w:val="14"/>
                    </w:rPr>
                    <w:t xml:space="preserve">- </w:t>
                  </w:r>
                  <w:proofErr w:type="spellStart"/>
                  <w:r w:rsidRPr="004E0F0B">
                    <w:rPr>
                      <w:rFonts w:ascii="Verdana" w:hAnsi="Verdana"/>
                      <w:i/>
                      <w:sz w:val="14"/>
                    </w:rPr>
                    <w:t>fail_on_alert_mismatch_</w:t>
                  </w:r>
                  <w:commentRangeStart w:id="225"/>
                  <w:r w:rsidRPr="004E0F0B">
                    <w:rPr>
                      <w:rFonts w:ascii="Verdana" w:hAnsi="Verdana"/>
                      <w:i/>
                      <w:sz w:val="14"/>
                    </w:rPr>
                    <w:t>severity</w:t>
                  </w:r>
                  <w:commentRangeEnd w:id="225"/>
                  <w:proofErr w:type="spellEnd"/>
                  <w:r w:rsidR="00AE19F8">
                    <w:rPr>
                      <w:rStyle w:val="Merknadsreferanse"/>
                    </w:rPr>
                    <w:commentReference w:id="225"/>
                  </w:r>
                  <w:r w:rsidRPr="003811D7">
                    <w:rPr>
                      <w:rFonts w:ascii="Verdana" w:hAnsi="Verdana"/>
                      <w:i/>
                      <w:sz w:val="14"/>
                    </w:rPr>
                    <w:t>:</w:t>
                  </w:r>
                </w:p>
              </w:tc>
              <w:tc>
                <w:tcPr>
                  <w:tcW w:w="3213" w:type="dxa"/>
                  <w:shd w:val="clear" w:color="auto" w:fill="auto"/>
                </w:tcPr>
                <w:p w14:paraId="6BD034EB" w14:textId="28829E5C" w:rsidR="009F0A92" w:rsidRDefault="009F0A92" w:rsidP="009F0A92">
                  <w:pPr>
                    <w:tabs>
                      <w:tab w:val="left" w:pos="4820"/>
                    </w:tabs>
                    <w:spacing w:before="20" w:after="20" w:line="20" w:lineRule="atLeast"/>
                    <w:rPr>
                      <w:rFonts w:ascii="Verdana" w:hAnsi="Verdana"/>
                      <w:sz w:val="14"/>
                    </w:rPr>
                  </w:pPr>
                  <w:r>
                    <w:rPr>
                      <w:rFonts w:ascii="Verdana" w:hAnsi="Verdana"/>
                      <w:sz w:val="14"/>
                    </w:rPr>
                    <w:t>Which alert mismatch severity on the global alert counter that will cause a requirement to be considered failed. Can be either WARNING or ERROR.</w:t>
                  </w:r>
                </w:p>
              </w:tc>
            </w:tr>
          </w:tbl>
          <w:p w14:paraId="572D8140"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passed &lt;= true; </w:t>
            </w:r>
            <w:proofErr w:type="spellStart"/>
            <w:r w:rsidRPr="00C66138">
              <w:rPr>
                <w:rFonts w:ascii="Verdana" w:hAnsi="Verdana"/>
                <w:sz w:val="14"/>
              </w:rPr>
              <w:t>fail_on_alert_mismatch_severity</w:t>
            </w:r>
            <w:proofErr w:type="spellEnd"/>
            <w:r>
              <w:rPr>
                <w:rFonts w:ascii="Verdana" w:hAnsi="Verdana"/>
                <w:sz w:val="14"/>
              </w:rPr>
              <w:t xml:space="preserve"> &lt;= ERROR</w:t>
            </w:r>
          </w:p>
        </w:tc>
      </w:tr>
      <w:tr w:rsidR="009F0A92" w:rsidRPr="00C862E0" w14:paraId="6502671C" w14:textId="77777777" w:rsidTr="009F0A92">
        <w:tc>
          <w:tcPr>
            <w:tcW w:w="437" w:type="pct"/>
            <w:shd w:val="clear" w:color="auto" w:fill="auto"/>
          </w:tcPr>
          <w:p w14:paraId="4817C4A4" w14:textId="74E98A63" w:rsidR="009F0A92" w:rsidRPr="00C862E0"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end_req_</w:t>
            </w:r>
            <w:proofErr w:type="gramStart"/>
            <w:r>
              <w:rPr>
                <w:rFonts w:ascii="Verdana" w:hAnsi="Verdana"/>
                <w:sz w:val="14"/>
              </w:rPr>
              <w:t>cov</w:t>
            </w:r>
            <w:proofErr w:type="spellEnd"/>
            <w:r w:rsidRPr="00C862E0">
              <w:rPr>
                <w:rFonts w:ascii="Verdana" w:hAnsi="Verdana"/>
                <w:sz w:val="14"/>
              </w:rPr>
              <w:t>(</w:t>
            </w:r>
            <w:proofErr w:type="gramEnd"/>
            <w:r w:rsidRPr="00C862E0">
              <w:rPr>
                <w:rFonts w:ascii="Verdana" w:hAnsi="Verdana"/>
                <w:sz w:val="14"/>
              </w:rPr>
              <w:t>)</w:t>
            </w:r>
          </w:p>
        </w:tc>
        <w:tc>
          <w:tcPr>
            <w:tcW w:w="2185" w:type="pct"/>
            <w:shd w:val="clear" w:color="auto" w:fill="auto"/>
          </w:tcPr>
          <w:p w14:paraId="4BB80CA0" w14:textId="1F13EDA6" w:rsidR="009F0A92" w:rsidRDefault="009F0A92" w:rsidP="009F0A92">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Pr="00C862E0">
              <w:rPr>
                <w:rFonts w:ascii="Verdana" w:hAnsi="Verdana"/>
                <w:sz w:val="14"/>
              </w:rPr>
              <w:t>(</w:t>
            </w:r>
            <w:proofErr w:type="spellStart"/>
            <w:r>
              <w:rPr>
                <w:rFonts w:ascii="Verdana" w:hAnsi="Verdana"/>
                <w:sz w:val="14"/>
              </w:rPr>
              <w:t>t_void</w:t>
            </w:r>
            <w:proofErr w:type="spellEnd"/>
            <w:r w:rsidRPr="00C862E0">
              <w:rPr>
                <w:rFonts w:ascii="Verdana" w:hAnsi="Verdana"/>
                <w:sz w:val="14"/>
              </w:rPr>
              <w:t>)</w:t>
            </w:r>
          </w:p>
          <w:p w14:paraId="5A90CAC0" w14:textId="77777777" w:rsidR="009F0A92" w:rsidRDefault="009F0A92" w:rsidP="009F0A92">
            <w:pPr>
              <w:tabs>
                <w:tab w:val="left" w:pos="1026"/>
                <w:tab w:val="left" w:pos="1877"/>
                <w:tab w:val="left" w:pos="4820"/>
              </w:tabs>
              <w:spacing w:before="20" w:after="20" w:line="20" w:lineRule="atLeast"/>
              <w:rPr>
                <w:rFonts w:ascii="Verdana" w:hAnsi="Verdana"/>
                <w:sz w:val="14"/>
              </w:rPr>
            </w:pPr>
          </w:p>
          <w:p w14:paraId="6DE16D1A" w14:textId="6EC925D9" w:rsidR="009F0A92" w:rsidRPr="00172621" w:rsidRDefault="009F0A92" w:rsidP="009F0A92">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proofErr w:type="spellStart"/>
            <w:r>
              <w:rPr>
                <w:rFonts w:ascii="Verdana" w:hAnsi="Verdana"/>
                <w:sz w:val="14"/>
              </w:rPr>
              <w:t>end_req_</w:t>
            </w:r>
            <w:proofErr w:type="gramStart"/>
            <w:r>
              <w:rPr>
                <w:rFonts w:ascii="Verdana" w:hAnsi="Verdana"/>
                <w:sz w:val="14"/>
              </w:rPr>
              <w:t>cov</w:t>
            </w:r>
            <w:proofErr w:type="spellEnd"/>
            <w:r>
              <w:rPr>
                <w:rFonts w:ascii="Verdana" w:hAnsi="Verdana"/>
                <w:sz w:val="14"/>
              </w:rPr>
              <w:t>(</w:t>
            </w:r>
            <w:proofErr w:type="gramEnd"/>
            <w:r>
              <w:rPr>
                <w:rFonts w:ascii="Verdana" w:hAnsi="Verdana"/>
                <w:sz w:val="14"/>
              </w:rPr>
              <w:t>VOID);</w:t>
            </w:r>
          </w:p>
        </w:tc>
        <w:tc>
          <w:tcPr>
            <w:tcW w:w="2378" w:type="pct"/>
            <w:shd w:val="clear" w:color="auto" w:fill="auto"/>
          </w:tcPr>
          <w:p w14:paraId="2AB10B11" w14:textId="421F40E5"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closing check to the output file specified in </w:t>
            </w:r>
            <w:proofErr w:type="spellStart"/>
            <w:r>
              <w:rPr>
                <w:rFonts w:ascii="Verdana" w:hAnsi="Verdana"/>
                <w:sz w:val="14"/>
              </w:rPr>
              <w:t>start_req_cov</w:t>
            </w:r>
            <w:proofErr w:type="spellEnd"/>
            <w:r>
              <w:rPr>
                <w:rFonts w:ascii="Verdana" w:hAnsi="Verdana"/>
                <w:sz w:val="14"/>
              </w:rPr>
              <w:t>. This check is used later by the run_spec_cov.py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503AD57E" w14:textId="5E479ADE" w:rsidR="001D2BA3" w:rsidRPr="00AF4EE8" w:rsidRDefault="00721FA8" w:rsidP="00AF4EE8">
      <w:pPr>
        <w:pStyle w:val="Undertittel"/>
        <w:rPr>
          <w:sz w:val="28"/>
        </w:rPr>
      </w:pPr>
      <w:r>
        <w:rPr>
          <w:sz w:val="28"/>
        </w:rPr>
        <w:br w:type="page"/>
      </w:r>
      <w:r w:rsidR="001D2BA3">
        <w:lastRenderedPageBreak/>
        <w:t>Additional Documentation</w:t>
      </w:r>
    </w:p>
    <w:p w14:paraId="7C1D2ED1" w14:textId="77777777" w:rsidR="001D2BA3" w:rsidRDefault="001D2BA3" w:rsidP="001D2BA3">
      <w:r>
        <w:t>Additional documentation about UVVM and its features can be found under “/</w:t>
      </w:r>
      <w:proofErr w:type="spellStart"/>
      <w:r>
        <w:t>uvvm_vvc_framework</w:t>
      </w:r>
      <w:proofErr w:type="spellEnd"/>
      <w:r>
        <w:t xml:space="preserve">/doc/”. </w:t>
      </w:r>
    </w:p>
    <w:p w14:paraId="4C3524EC" w14:textId="77777777" w:rsidR="001D2BA3" w:rsidRDefault="001D2BA3" w:rsidP="001D2BA3"/>
    <w:p w14:paraId="5DC970A6" w14:textId="12AAC63B" w:rsidR="001D2BA3" w:rsidRDefault="001D2BA3" w:rsidP="001D2BA3">
      <w:pPr>
        <w:pStyle w:val="Undertittel"/>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eavsnitt"/>
        <w:numPr>
          <w:ilvl w:val="0"/>
          <w:numId w:val="6"/>
        </w:numPr>
        <w:rPr>
          <w:b/>
          <w:i/>
        </w:rPr>
      </w:pPr>
      <w:r w:rsidRPr="001D2BA3">
        <w:rPr>
          <w:b/>
          <w:i/>
        </w:rPr>
        <w:t>UVVM Utility Library (UVVM-</w:t>
      </w:r>
      <w:proofErr w:type="spellStart"/>
      <w:r w:rsidRPr="001D2BA3">
        <w:rPr>
          <w:b/>
          <w:i/>
        </w:rPr>
        <w:t>Util</w:t>
      </w:r>
      <w:proofErr w:type="spellEnd"/>
      <w:r w:rsidRPr="001D2BA3">
        <w:rPr>
          <w:b/>
          <w:i/>
        </w:rPr>
        <w:t>), version 2.6.0 and up</w:t>
      </w:r>
    </w:p>
    <w:p w14:paraId="46CEA0A1" w14:textId="19C03D1B" w:rsidR="001D2BA3" w:rsidRPr="001D2BA3" w:rsidRDefault="001D2BA3" w:rsidP="001D2BA3">
      <w:pPr>
        <w:pStyle w:val="Listeavsnitt"/>
        <w:numPr>
          <w:ilvl w:val="0"/>
          <w:numId w:val="6"/>
        </w:numPr>
        <w:rPr>
          <w:b/>
          <w:i/>
        </w:rPr>
      </w:pPr>
      <w:r w:rsidRPr="001D2BA3">
        <w:rPr>
          <w:b/>
          <w:i/>
        </w:rPr>
        <w:t>UVVM VVC Framework, version 2.3.0 and up</w:t>
      </w:r>
    </w:p>
    <w:p w14:paraId="79E2EFF8" w14:textId="77777777" w:rsidR="001D2BA3" w:rsidRDefault="001D2BA3" w:rsidP="001D2BA3"/>
    <w:p w14:paraId="7A53FF34" w14:textId="3F4131DE" w:rsidR="001D2BA3" w:rsidRDefault="001D2BA3" w:rsidP="001D2BA3">
      <w:r>
        <w:t xml:space="preserve">Before compiling the </w:t>
      </w:r>
      <w:bookmarkStart w:id="226" w:name="_Hlk530380426"/>
      <w:r>
        <w:t xml:space="preserve">Specification </w:t>
      </w:r>
      <w:bookmarkEnd w:id="226"/>
      <w:r w:rsidR="00C37C8D">
        <w:t>Coverage</w:t>
      </w:r>
      <w:r>
        <w:t xml:space="preserve"> component, make sure that </w:t>
      </w:r>
      <w:proofErr w:type="spellStart"/>
      <w:r>
        <w:t>uvvm_vvc_framework</w:t>
      </w:r>
      <w:proofErr w:type="spellEnd"/>
      <w:r>
        <w:t xml:space="preserve"> and </w:t>
      </w:r>
      <w:proofErr w:type="spellStart"/>
      <w:r>
        <w:t>uvvm_util</w:t>
      </w:r>
      <w:proofErr w:type="spellEnd"/>
      <w:r>
        <w:t xml:space="preserve"> have been compiled.</w:t>
      </w:r>
    </w:p>
    <w:p w14:paraId="03725931" w14:textId="77777777" w:rsidR="001D2BA3" w:rsidRDefault="001D2BA3" w:rsidP="001D2BA3">
      <w:r>
        <w:t xml:space="preserve">See UVVM Essential Mechanisms located in </w:t>
      </w:r>
      <w:proofErr w:type="spellStart"/>
      <w:r>
        <w:t>uvvm_vvc_framework</w:t>
      </w:r>
      <w:proofErr w:type="spellEnd"/>
      <w:r>
        <w:t>/doc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F14FCD">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F14FCD">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F14FCD">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3DE087E6" w:rsidR="001D2BA3" w:rsidRPr="009C4146" w:rsidRDefault="001D2BA3" w:rsidP="00F14FCD">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right w:val="nil"/>
            </w:tcBorders>
            <w:shd w:val="clear" w:color="auto" w:fill="auto"/>
          </w:tcPr>
          <w:p w14:paraId="13BE4640" w14:textId="4ACB9B62" w:rsidR="001D2BA3" w:rsidRPr="009C4146" w:rsidRDefault="001D2BA3" w:rsidP="00F14FCD">
            <w:pPr>
              <w:spacing w:line="276" w:lineRule="auto"/>
              <w:rPr>
                <w:rFonts w:cs="Helvetica"/>
                <w:sz w:val="15"/>
              </w:rPr>
            </w:pPr>
            <w:proofErr w:type="spellStart"/>
            <w:r>
              <w:rPr>
                <w:rFonts w:cs="Helvetica"/>
                <w:sz w:val="15"/>
              </w:rPr>
              <w:t>csv_file_reader_pkg</w:t>
            </w:r>
            <w:r w:rsidRPr="009C4146">
              <w:rPr>
                <w:rFonts w:cs="Helvetica"/>
                <w:sz w:val="15"/>
              </w:rPr>
              <w:t>.vhd</w:t>
            </w:r>
            <w:proofErr w:type="spellEnd"/>
          </w:p>
        </w:tc>
        <w:tc>
          <w:tcPr>
            <w:tcW w:w="5960" w:type="dxa"/>
            <w:tcBorders>
              <w:left w:val="nil"/>
              <w:right w:val="nil"/>
            </w:tcBorders>
          </w:tcPr>
          <w:p w14:paraId="0599C4F1" w14:textId="69EA1314" w:rsidR="001D2BA3" w:rsidRPr="009C4146" w:rsidRDefault="001D2BA3" w:rsidP="00F14FCD">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7A2EC534" w:rsidR="001D2BA3" w:rsidRPr="009C4146" w:rsidRDefault="001D2BA3" w:rsidP="001D2BA3">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bottom w:val="nil"/>
              <w:right w:val="nil"/>
            </w:tcBorders>
            <w:shd w:val="clear" w:color="auto" w:fill="auto"/>
          </w:tcPr>
          <w:p w14:paraId="3188D521" w14:textId="641CF757" w:rsidR="001D2BA3" w:rsidRPr="009C4146" w:rsidRDefault="001D2BA3" w:rsidP="001D2BA3">
            <w:pPr>
              <w:spacing w:line="276" w:lineRule="auto"/>
              <w:rPr>
                <w:rFonts w:cs="Helvetica"/>
                <w:sz w:val="15"/>
              </w:rPr>
            </w:pPr>
            <w:del w:id="227" w:author="Forfatter">
              <w:r w:rsidRPr="001D2BA3" w:rsidDel="00556930">
                <w:rPr>
                  <w:rFonts w:cs="Helvetica"/>
                  <w:sz w:val="15"/>
                </w:rPr>
                <w:delText>spec_vs_verif</w:delText>
              </w:r>
            </w:del>
            <w:proofErr w:type="spellStart"/>
            <w:ins w:id="228" w:author="Forfatter">
              <w:r w:rsidR="00556930">
                <w:rPr>
                  <w:rFonts w:cs="Helvetica"/>
                  <w:sz w:val="15"/>
                </w:rPr>
                <w:t>spec_coverage</w:t>
              </w:r>
            </w:ins>
            <w:r w:rsidRPr="001D2BA3">
              <w:rPr>
                <w:rFonts w:cs="Helvetica"/>
                <w:sz w:val="15"/>
              </w:rPr>
              <w:t>_methods</w:t>
            </w:r>
            <w:r>
              <w:rPr>
                <w:rFonts w:cs="Helvetica"/>
                <w:sz w:val="15"/>
              </w:rPr>
              <w:t>.vhd</w:t>
            </w:r>
            <w:proofErr w:type="spellEnd"/>
          </w:p>
        </w:tc>
        <w:tc>
          <w:tcPr>
            <w:tcW w:w="5960" w:type="dxa"/>
            <w:tcBorders>
              <w:left w:val="nil"/>
              <w:bottom w:val="nil"/>
              <w:right w:val="nil"/>
            </w:tcBorders>
          </w:tcPr>
          <w:p w14:paraId="69653272" w14:textId="7FFA23B0" w:rsidR="001D2BA3" w:rsidRPr="009C4146" w:rsidRDefault="001D2BA3" w:rsidP="001D2BA3">
            <w:pPr>
              <w:spacing w:line="276" w:lineRule="auto"/>
              <w:rPr>
                <w:rFonts w:cs="Helvetica"/>
                <w:sz w:val="15"/>
              </w:rPr>
            </w:pPr>
            <w:r>
              <w:rPr>
                <w:rFonts w:cs="Helvetica"/>
                <w:sz w:val="15"/>
              </w:rPr>
              <w:t xml:space="preserve">Specification </w:t>
            </w:r>
            <w:r w:rsidR="00C37C8D">
              <w:rPr>
                <w:rFonts w:cs="Helvetica"/>
                <w:sz w:val="15"/>
              </w:rPr>
              <w:t>Coverage</w:t>
            </w:r>
            <w:r>
              <w:rPr>
                <w:rFonts w:cs="Helvetica"/>
                <w:sz w:val="15"/>
              </w:rPr>
              <w:t xml:space="preserve">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Undertittel"/>
      </w:pPr>
      <w:r>
        <w:t>Simulator compatibility and setup</w:t>
      </w:r>
    </w:p>
    <w:p w14:paraId="273EC0AA" w14:textId="55D06380" w:rsidR="001D2BA3" w:rsidRDefault="001D2BA3" w:rsidP="001D2BA3">
      <w:r>
        <w:t>This VVC has been compiled and tested with Modelsim version 10.4b and Riviera-PRO version 2018.02.</w:t>
      </w:r>
    </w:p>
    <w:p w14:paraId="2D71FA1F" w14:textId="77777777" w:rsidR="001D2BA3" w:rsidRDefault="001D2BA3" w:rsidP="001D2BA3">
      <w:r>
        <w:t>For required simulator setup see UVVM-</w:t>
      </w:r>
      <w:proofErr w:type="spellStart"/>
      <w:r>
        <w:t>Util</w:t>
      </w:r>
      <w:proofErr w:type="spellEnd"/>
      <w:r>
        <w:t xml:space="preserve"> Quick </w:t>
      </w:r>
      <w:commentRangeStart w:id="229"/>
      <w:r>
        <w:t>reference</w:t>
      </w:r>
      <w:commentRangeEnd w:id="229"/>
      <w:r w:rsidR="00AE19F8">
        <w:rPr>
          <w:rStyle w:val="Merknadsreferanse"/>
        </w:rPr>
        <w:commentReference w:id="229"/>
      </w:r>
      <w:r>
        <w:t>.</w:t>
      </w:r>
    </w:p>
    <w:p w14:paraId="3B55C5C7" w14:textId="0B358B54" w:rsidR="001D2BA3" w:rsidRDefault="001D2BA3" w:rsidP="002F3699">
      <w:pPr>
        <w:rPr>
          <w:ins w:id="230" w:author="Forfatter"/>
          <w:rFonts w:ascii="Helvetica Light" w:eastAsiaTheme="minorEastAsia" w:hAnsi="Helvetica Light" w:cstheme="minorBidi"/>
          <w:color w:val="5A5A5A" w:themeColor="text1" w:themeTint="A5"/>
          <w:spacing w:val="15"/>
          <w:sz w:val="24"/>
          <w:szCs w:val="22"/>
        </w:rPr>
      </w:pPr>
    </w:p>
    <w:p w14:paraId="202EBB48" w14:textId="77777777" w:rsidR="00AE19F8" w:rsidRDefault="00AE19F8"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C1BDEA3" w14:textId="3A3819B0" w:rsidR="00AF4EE8" w:rsidRDefault="00AF4EE8" w:rsidP="002F3699">
      <w:pPr>
        <w:rPr>
          <w:rFonts w:ascii="Helvetica Light" w:eastAsiaTheme="minorEastAsia" w:hAnsi="Helvetica Light" w:cstheme="minorBidi"/>
          <w:color w:val="5A5A5A" w:themeColor="text1" w:themeTint="A5"/>
          <w:spacing w:val="15"/>
          <w:sz w:val="28"/>
          <w:szCs w:val="22"/>
        </w:rPr>
      </w:pPr>
    </w:p>
    <w:p w14:paraId="153E4D6E" w14:textId="122D3C4C" w:rsidR="00C37C8D" w:rsidRDefault="00C37C8D" w:rsidP="002F3699">
      <w:pPr>
        <w:rPr>
          <w:rFonts w:ascii="Helvetica Light" w:eastAsiaTheme="minorEastAsia" w:hAnsi="Helvetica Light" w:cstheme="minorBidi"/>
          <w:color w:val="5A5A5A" w:themeColor="text1" w:themeTint="A5"/>
          <w:spacing w:val="15"/>
          <w:sz w:val="28"/>
          <w:szCs w:val="22"/>
        </w:rPr>
      </w:pPr>
    </w:p>
    <w:p w14:paraId="6C6EE016" w14:textId="77777777" w:rsidR="00C37C8D" w:rsidRDefault="00C37C8D" w:rsidP="002F3699">
      <w:pPr>
        <w:rPr>
          <w:rFonts w:ascii="Helvetica Light" w:eastAsiaTheme="minorEastAsia" w:hAnsi="Helvetica Light" w:cstheme="minorBidi"/>
          <w:color w:val="5A5A5A" w:themeColor="text1" w:themeTint="A5"/>
          <w:spacing w:val="15"/>
          <w:sz w:val="28"/>
          <w:szCs w:val="22"/>
        </w:rPr>
      </w:pPr>
    </w:p>
    <w:p w14:paraId="6ED651CA" w14:textId="7C0D0F96"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Post-processing Script</w:t>
      </w:r>
    </w:p>
    <w:p w14:paraId="5A6242FD" w14:textId="32199FBE" w:rsidR="005D45C8" w:rsidRDefault="005D45C8" w:rsidP="002F3699">
      <w:pPr>
        <w:rPr>
          <w:rFonts w:ascii="Helvetica Light" w:hAnsi="Helvetica Light"/>
          <w:iCs/>
          <w:sz w:val="22"/>
          <w:szCs w:val="22"/>
        </w:rPr>
      </w:pPr>
    </w:p>
    <w:p w14:paraId="680417FA" w14:textId="3C814142" w:rsidR="006E37AB" w:rsidRPr="00FB10B8" w:rsidRDefault="006E37AB" w:rsidP="002F3699">
      <w:r w:rsidRPr="00FB10B8">
        <w:t xml:space="preserve">The final step of the Specification </w:t>
      </w:r>
      <w:r w:rsidR="00C37C8D">
        <w:t xml:space="preserve">Coverage </w:t>
      </w:r>
      <w:r w:rsidRPr="00FB10B8">
        <w:t xml:space="preserve">usage shown in </w:t>
      </w:r>
      <w:r w:rsidRPr="00FB10B8">
        <w:fldChar w:fldCharType="begin"/>
      </w:r>
      <w:r w:rsidRPr="00FB10B8">
        <w:instrText xml:space="preserve"> REF _Ref528578998 \h  \* MERGEFORMAT </w:instrText>
      </w:r>
      <w:r w:rsidRPr="00FB10B8">
        <w:fldChar w:fldCharType="separate"/>
      </w:r>
      <w:r w:rsidR="00B60499">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B60499">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w:t>
      </w:r>
      <w:r w:rsidR="00C37C8D">
        <w:rPr>
          <w:i/>
        </w:rPr>
        <w:t>cov</w:t>
      </w:r>
      <w:r w:rsidRPr="00FB10B8">
        <w:rPr>
          <w:i/>
        </w:rPr>
        <w:t>.py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B60499">
        <w:t xml:space="preserve">Table </w:t>
      </w:r>
      <w:r w:rsidR="00B60499">
        <w:rPr>
          <w:noProof/>
        </w:rPr>
        <w:t>12</w:t>
      </w:r>
      <w:r w:rsidR="00FB79B4">
        <w:fldChar w:fldCharType="end"/>
      </w:r>
      <w:r w:rsidR="0033054F">
        <w:t xml:space="preserve"> from any command line</w:t>
      </w:r>
      <w:r w:rsidR="00FB79B4">
        <w:t>.</w:t>
      </w:r>
    </w:p>
    <w:p w14:paraId="075C7CA2" w14:textId="57B22944" w:rsidR="006E37AB" w:rsidRDefault="006E37AB" w:rsidP="006E37AB">
      <w:pPr>
        <w:pStyle w:val="Bildetekst"/>
        <w:keepNext/>
        <w:jc w:val="center"/>
      </w:pPr>
      <w:bookmarkStart w:id="231" w:name="_Ref528916629"/>
      <w:r>
        <w:t xml:space="preserve">Table </w:t>
      </w:r>
      <w:r>
        <w:fldChar w:fldCharType="begin"/>
      </w:r>
      <w:r>
        <w:instrText xml:space="preserve"> SEQ Table \* ARABIC </w:instrText>
      </w:r>
      <w:r>
        <w:fldChar w:fldCharType="separate"/>
      </w:r>
      <w:r w:rsidR="00B60499">
        <w:rPr>
          <w:noProof/>
        </w:rPr>
        <w:t>12</w:t>
      </w:r>
      <w:r>
        <w:fldChar w:fldCharType="end"/>
      </w:r>
      <w:bookmarkEnd w:id="231"/>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76"/>
        <w:gridCol w:w="739"/>
        <w:gridCol w:w="2691"/>
        <w:gridCol w:w="10238"/>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664710B6" w14:textId="77777777" w:rsidR="00B60499" w:rsidRPr="00B60499" w:rsidRDefault="005D1993" w:rsidP="00B60499">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293CAC">
              <w:rPr>
                <w:rFonts w:ascii="Verdana" w:hAnsi="Verdana"/>
                <w:sz w:val="14"/>
              </w:rPr>
              <w:t xml:space="preserve">from Step </w:t>
            </w:r>
            <w:r w:rsidR="00DA4E89">
              <w:rPr>
                <w:rFonts w:ascii="Verdana" w:hAnsi="Verdana"/>
                <w:sz w:val="14"/>
              </w:rPr>
              <w:t>2</w:t>
            </w:r>
            <w:r w:rsidRPr="00293CAC">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7A7523E9" w14:textId="24B7BC1F" w:rsidR="005D1993" w:rsidRPr="00EF7B0A" w:rsidRDefault="00B60499" w:rsidP="0033054F">
            <w:pPr>
              <w:tabs>
                <w:tab w:val="left" w:pos="1627"/>
                <w:tab w:val="left" w:pos="2340"/>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r>
              <w:rPr>
                <w:rFonts w:ascii="Verdana" w:hAnsi="Verdana"/>
                <w:sz w:val="14"/>
              </w:rPr>
              <w:t xml:space="preserv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10BF088F" w14:textId="77777777" w:rsidR="00B60499" w:rsidRPr="00B60499" w:rsidRDefault="005D1993" w:rsidP="00B60499">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w:t>
            </w:r>
            <w:proofErr w:type="spellStart"/>
            <w:r>
              <w:rPr>
                <w:rFonts w:ascii="Verdana" w:hAnsi="Verdana"/>
                <w:sz w:val="14"/>
              </w:rPr>
              <w:t>resultfile</w:t>
            </w:r>
            <w:proofErr w:type="spellEnd"/>
            <w:r>
              <w:rPr>
                <w:rFonts w:ascii="Verdana" w:hAnsi="Verdana"/>
                <w:sz w:val="14"/>
              </w:rPr>
              <w:t xml:space="preserve"> from the VHDL simulation, discussed in Step </w:t>
            </w:r>
            <w:r w:rsidR="00DA4E89">
              <w:rPr>
                <w:rFonts w:ascii="Verdana" w:hAnsi="Verdana"/>
                <w:sz w:val="14"/>
              </w:rPr>
              <w:t>4</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78DA2B3" w14:textId="068D9E0D" w:rsidR="005D1993" w:rsidRPr="003A7C5C" w:rsidRDefault="00B60499" w:rsidP="0033054F">
            <w:pPr>
              <w:tabs>
                <w:tab w:val="left" w:pos="776"/>
                <w:tab w:val="left" w:pos="1627"/>
                <w:tab w:val="left" w:pos="3436"/>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Either this argument OR the --</w:t>
            </w:r>
            <w:proofErr w:type="spellStart"/>
            <w:r w:rsidR="005D1993" w:rsidRPr="00293CAC">
              <w:rPr>
                <w:rFonts w:ascii="Verdana" w:hAnsi="Verdana"/>
                <w:sz w:val="14"/>
              </w:rPr>
              <w:t>result</w:t>
            </w:r>
            <w:r w:rsidR="00C37C8D">
              <w:rPr>
                <w:rFonts w:ascii="Verdana" w:hAnsi="Verdana"/>
                <w:sz w:val="14"/>
              </w:rPr>
              <w:t>list</w:t>
            </w:r>
            <w:r w:rsidR="005D1993" w:rsidRPr="00293CAC">
              <w:rPr>
                <w:rFonts w:ascii="Verdana" w:hAnsi="Verdana"/>
                <w:sz w:val="14"/>
              </w:rPr>
              <w:t>file</w:t>
            </w:r>
            <w:proofErr w:type="spellEnd"/>
            <w:r w:rsidR="005D1993">
              <w:rPr>
                <w:rFonts w:ascii="Verdana" w:hAnsi="Verdana"/>
                <w:sz w:val="14"/>
                <w:szCs w:val="14"/>
              </w:rPr>
              <w:t>/-</w:t>
            </w:r>
            <w:r w:rsidR="005E5304">
              <w:rPr>
                <w:rFonts w:ascii="Verdana" w:hAnsi="Verdana"/>
                <w:sz w:val="14"/>
                <w:szCs w:val="14"/>
              </w:rPr>
              <w:t>l</w:t>
            </w:r>
            <w:r w:rsidR="005D1993">
              <w:rPr>
                <w:rFonts w:ascii="Verdana" w:hAnsi="Verdana"/>
                <w:sz w:val="14"/>
                <w:szCs w:val="14"/>
              </w:rPr>
              <w:t xml:space="preserve">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w:t>
            </w:r>
            <w:r w:rsidR="005D044A">
              <w:rPr>
                <w:rFonts w:ascii="Verdana" w:hAnsi="Verdana"/>
                <w:sz w:val="14"/>
              </w:rPr>
              <w:t>list</w:t>
            </w:r>
            <w:r>
              <w:rPr>
                <w:rFonts w:ascii="Verdana" w:hAnsi="Verdana"/>
                <w:sz w:val="14"/>
              </w:rPr>
              <w:t>file</w:t>
            </w:r>
            <w:proofErr w:type="spellEnd"/>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2E77CE01"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w:t>
            </w:r>
            <w:proofErr w:type="spellStart"/>
            <w:r w:rsidRPr="00CB3573">
              <w:rPr>
                <w:rFonts w:ascii="Verdana" w:hAnsi="Verdana"/>
                <w:color w:val="000000"/>
                <w:sz w:val="14"/>
                <w:szCs w:val="14"/>
                <w:lang w:val="en-US"/>
              </w:rPr>
              <w:t>resultlistfile</w:t>
            </w:r>
            <w:proofErr w:type="spellEnd"/>
            <w:r>
              <w:rPr>
                <w:rFonts w:ascii="Verdana" w:hAnsi="Verdana"/>
                <w:color w:val="000000"/>
                <w:sz w:val="14"/>
                <w:szCs w:val="14"/>
                <w:lang w:val="en-US"/>
              </w:rPr>
              <w:t xml:space="preserve"> </w:t>
            </w:r>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r w:rsidR="00C37C8D">
              <w:rPr>
                <w:rFonts w:ascii="Verdana" w:hAnsi="Verdana"/>
                <w:color w:val="000000"/>
                <w:sz w:val="14"/>
                <w:szCs w:val="14"/>
                <w:lang w:val="en-US"/>
              </w:rPr>
              <w:br/>
            </w:r>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CBB4568"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 xml:space="preserve">Points to a text file that contains the paths to all result files. The files listed in this file will be merged to a single </w:t>
            </w:r>
            <w:proofErr w:type="spellStart"/>
            <w:r>
              <w:rPr>
                <w:rFonts w:ascii="Verdana" w:hAnsi="Verdana"/>
                <w:sz w:val="14"/>
              </w:rPr>
              <w:t>resultfile</w:t>
            </w:r>
            <w:proofErr w:type="spellEnd"/>
            <w:r>
              <w:rPr>
                <w:rFonts w:ascii="Verdana" w:hAnsi="Verdana"/>
                <w:sz w:val="14"/>
              </w:rPr>
              <w:t>. This argument can be used if the simulations have been run in more than one testbench.</w:t>
            </w:r>
            <w:r>
              <w:rPr>
                <w:rFonts w:ascii="Verdana" w:hAnsi="Verdana"/>
                <w:sz w:val="14"/>
                <w:szCs w:val="14"/>
              </w:rPr>
              <w:t xml:space="preserve"> Either this argument OR the --</w:t>
            </w:r>
            <w:proofErr w:type="spellStart"/>
            <w:r>
              <w:rPr>
                <w:rFonts w:ascii="Verdana" w:hAnsi="Verdana"/>
                <w:sz w:val="14"/>
                <w:szCs w:val="14"/>
              </w:rPr>
              <w:t>resultfile</w:t>
            </w:r>
            <w:proofErr w:type="spellEnd"/>
            <w:r>
              <w:rPr>
                <w:rFonts w:ascii="Verdana" w:hAnsi="Verdana"/>
                <w:sz w:val="14"/>
                <w:szCs w:val="14"/>
              </w:rPr>
              <w:t xml:space="preserve">/-f argument is mandatory. Both can’t be used at the same </w:t>
            </w:r>
            <w:commentRangeStart w:id="232"/>
            <w:r>
              <w:rPr>
                <w:rFonts w:ascii="Verdana" w:hAnsi="Verdana"/>
                <w:sz w:val="14"/>
                <w:szCs w:val="14"/>
              </w:rPr>
              <w:t>time</w:t>
            </w:r>
            <w:commentRangeEnd w:id="232"/>
            <w:r w:rsidR="007F74C8">
              <w:rPr>
                <w:rStyle w:val="Merknadsreferanse"/>
              </w:rPr>
              <w:commentReference w:id="232"/>
            </w:r>
            <w:r>
              <w:rPr>
                <w:rFonts w:ascii="Verdana" w:hAnsi="Verdana"/>
                <w:sz w:val="14"/>
                <w:szCs w:val="14"/>
              </w:rPr>
              <w:t>.</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1F4FC18"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Example </w:t>
            </w:r>
            <w:proofErr w:type="spellStart"/>
            <w:r>
              <w:rPr>
                <w:rFonts w:ascii="Verdana" w:hAnsi="Verdana"/>
                <w:sz w:val="14"/>
              </w:rPr>
              <w:t>resultfile</w:t>
            </w:r>
            <w:proofErr w:type="spellEnd"/>
            <w:r>
              <w:rPr>
                <w:rFonts w:ascii="Verdana" w:hAnsi="Verdana"/>
                <w:sz w:val="14"/>
              </w:rPr>
              <w:t xml:space="preserv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233"/>
            <w:r>
              <w:rPr>
                <w:rFonts w:ascii="Verdana" w:hAnsi="Verdana"/>
                <w:sz w:val="14"/>
              </w:rPr>
              <w:t>output</w:t>
            </w:r>
            <w:commentRangeEnd w:id="233"/>
            <w:r w:rsidR="007F74C8">
              <w:rPr>
                <w:rStyle w:val="Merknadsreferanse"/>
              </w:rPr>
              <w:commentReference w:id="233"/>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71C08E5B" w14:textId="77777777" w:rsidR="00B60499" w:rsidRPr="00B60499" w:rsidRDefault="005D1993" w:rsidP="00B60499">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w:t>
            </w:r>
            <w:r w:rsidR="00DA4E89">
              <w:rPr>
                <w:rFonts w:ascii="Verdana" w:hAnsi="Verdana"/>
                <w:sz w:val="14"/>
              </w:rPr>
              <w:t>5</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3ABA162" w14:textId="502CF16B" w:rsidR="005D1993" w:rsidRDefault="00B60499" w:rsidP="0033054F">
            <w:pPr>
              <w:tabs>
                <w:tab w:val="left" w:pos="1026"/>
                <w:tab w:val="left" w:pos="1877"/>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xml:space="preserve"> </w:t>
            </w:r>
            <w:r w:rsidR="005D1993">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234"/>
            <w:proofErr w:type="spellStart"/>
            <w:r w:rsidR="005D044A">
              <w:rPr>
                <w:rFonts w:ascii="Verdana" w:hAnsi="Verdana"/>
                <w:sz w:val="14"/>
              </w:rPr>
              <w:t>subrequirements</w:t>
            </w:r>
            <w:commentRangeEnd w:id="234"/>
            <w:proofErr w:type="spellEnd"/>
            <w:r w:rsidR="007F74C8">
              <w:rPr>
                <w:rStyle w:val="Merknadsreferanse"/>
              </w:rPr>
              <w:commentReference w:id="234"/>
            </w:r>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subreq</w:t>
            </w:r>
            <w:r w:rsidR="005D044A">
              <w:rPr>
                <w:rFonts w:ascii="Verdana" w:hAnsi="Verdana"/>
                <w:sz w:val="14"/>
              </w:rPr>
              <w:t>uirements</w:t>
            </w:r>
            <w:proofErr w:type="spellEnd"/>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500F3B1A" w14:textId="2892B490" w:rsidR="00DA4E89"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w:t>
            </w:r>
            <w:r w:rsidR="00DA4E89">
              <w:rPr>
                <w:rFonts w:ascii="Verdana" w:hAnsi="Verdana"/>
                <w:sz w:val="14"/>
              </w:rPr>
              <w:t>1</w:t>
            </w:r>
            <w:r>
              <w:rPr>
                <w:rFonts w:ascii="Verdana" w:hAnsi="Verdana"/>
                <w:sz w:val="14"/>
              </w:rPr>
              <w:t xml:space="preserve"> in</w:t>
            </w:r>
            <w:r w:rsidR="00DA4E89">
              <w:rPr>
                <w:rFonts w:ascii="Verdana" w:hAnsi="Verdana"/>
                <w:sz w:val="14"/>
              </w:rPr>
              <w:t xml:space="preserve"> </w:t>
            </w:r>
            <w:r w:rsidR="00DA4E89">
              <w:rPr>
                <w:rFonts w:ascii="Verdana" w:hAnsi="Verdana"/>
                <w:sz w:val="14"/>
              </w:rPr>
              <w:fldChar w:fldCharType="begin"/>
            </w:r>
            <w:r w:rsidR="00DA4E89">
              <w:rPr>
                <w:rFonts w:ascii="Verdana" w:hAnsi="Verdana"/>
                <w:sz w:val="14"/>
              </w:rPr>
              <w:instrText xml:space="preserve"> REF _Ref530394629 \h  \* MERGEFORMAT </w:instrText>
            </w:r>
            <w:r w:rsidR="00DA4E89">
              <w:rPr>
                <w:rFonts w:ascii="Verdana" w:hAnsi="Verdana"/>
                <w:sz w:val="14"/>
              </w:rPr>
            </w:r>
            <w:r w:rsidR="00DA4E89">
              <w:rPr>
                <w:rFonts w:ascii="Verdana" w:hAnsi="Verdana"/>
                <w:sz w:val="14"/>
              </w:rPr>
              <w:fldChar w:fldCharType="separate"/>
            </w:r>
            <w:r w:rsidR="00B60499" w:rsidRPr="00B60499">
              <w:rPr>
                <w:rFonts w:ascii="Verdana" w:hAnsi="Verdana"/>
                <w:sz w:val="14"/>
              </w:rPr>
              <w:t>Table 5</w:t>
            </w:r>
            <w:r w:rsidR="00DA4E89">
              <w:rPr>
                <w:rFonts w:ascii="Verdana" w:hAnsi="Verdana"/>
                <w:sz w:val="14"/>
              </w:rPr>
              <w:fldChar w:fldCharType="end"/>
            </w:r>
            <w:r w:rsidRPr="00293CAC">
              <w:rPr>
                <w:rFonts w:ascii="Verdana" w:hAnsi="Verdana"/>
                <w:sz w:val="14"/>
              </w:rPr>
              <w:t xml:space="preserve">. </w:t>
            </w:r>
          </w:p>
          <w:p w14:paraId="2215D09A" w14:textId="79B28117" w:rsidR="005D1993" w:rsidRDefault="005D1993" w:rsidP="0033054F">
            <w:pPr>
              <w:tabs>
                <w:tab w:val="left" w:pos="1026"/>
                <w:tab w:val="left" w:pos="1877"/>
                <w:tab w:val="left" w:pos="4820"/>
              </w:tabs>
              <w:spacing w:before="20" w:after="20" w:line="20" w:lineRule="atLeast"/>
              <w:rPr>
                <w:rFonts w:ascii="Verdana" w:hAnsi="Verdana"/>
                <w:sz w:val="14"/>
              </w:rPr>
            </w:pPr>
            <w:r w:rsidRPr="00293CAC">
              <w:rPr>
                <w:rFonts w:ascii="Verdana" w:hAnsi="Verdana"/>
                <w:sz w:val="14"/>
              </w:rPr>
              <w:t>This</w:t>
            </w:r>
            <w:r>
              <w:rPr>
                <w:rFonts w:ascii="Verdana" w:hAnsi="Verdana"/>
                <w:sz w:val="14"/>
                <w:szCs w:val="14"/>
              </w:rPr>
              <w:t xml:space="preserve">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w:t>
            </w:r>
            <w:commentRangeStart w:id="235"/>
            <w:r w:rsidRPr="00DF5AAF">
              <w:rPr>
                <w:rFonts w:ascii="Verdana" w:hAnsi="Verdana"/>
                <w:i/>
                <w:sz w:val="14"/>
              </w:rPr>
              <w:t>csv</w:t>
            </w:r>
            <w:commentRangeEnd w:id="235"/>
            <w:r w:rsidR="007F74C8">
              <w:rPr>
                <w:rStyle w:val="Merknadsreferanse"/>
              </w:rPr>
              <w:commentReference w:id="235"/>
            </w:r>
          </w:p>
          <w:p w14:paraId="03E6947E" w14:textId="01C9D81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r w:rsidR="00480576">
              <w:rPr>
                <w:rFonts w:ascii="Verdana" w:hAnsi="Verdana"/>
                <w:i/>
                <w:sz w:val="14"/>
              </w:rPr>
              <w:t>l</w:t>
            </w:r>
            <w:r w:rsidRPr="00DF5AAF">
              <w:rPr>
                <w:rFonts w:ascii="Verdana" w:hAnsi="Verdana"/>
                <w:i/>
                <w:sz w:val="14"/>
              </w:rPr>
              <w:t xml:space="preserve"> test_suite_input_files.txt</w:t>
            </w:r>
          </w:p>
          <w:p w14:paraId="3CD32AF5" w14:textId="21E2E297" w:rsidR="000E6468" w:rsidRPr="00E90A30"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proofErr w:type="spellStart"/>
            <w:r w:rsidRPr="00DF5AAF">
              <w:rPr>
                <w:rFonts w:ascii="Verdana" w:hAnsi="Verdana"/>
                <w:i/>
                <w:sz w:val="14"/>
              </w:rPr>
              <w:t>subreq</w:t>
            </w:r>
            <w:r w:rsidR="00E90A30">
              <w:rPr>
                <w:rFonts w:ascii="Verdana" w:hAnsi="Verdana"/>
                <w:i/>
                <w:sz w:val="14"/>
              </w:rPr>
              <w:t>uirements</w:t>
            </w:r>
            <w:proofErr w:type="spellEnd"/>
            <w:r w:rsidRPr="00DF5AAF">
              <w:rPr>
                <w:rFonts w:ascii="Verdana" w:hAnsi="Verdana"/>
                <w:i/>
                <w:sz w:val="14"/>
              </w:rPr>
              <w:t xml:space="preserve"> path/to/subrequirements.csv</w:t>
            </w:r>
          </w:p>
        </w:tc>
      </w:tr>
    </w:tbl>
    <w:p w14:paraId="3763BB8A" w14:textId="312E1836" w:rsidR="00E817E4" w:rsidRPr="00FB10B8" w:rsidRDefault="00E817E4" w:rsidP="002F3699"/>
    <w:p w14:paraId="50638FFB" w14:textId="59DFC42E" w:rsidR="003303F4" w:rsidRPr="00FB10B8" w:rsidRDefault="008461AF" w:rsidP="002F3699">
      <w:r w:rsidRPr="00FB10B8">
        <w:t xml:space="preserve">The output of the post-processing is a CSV file where all requirements and sub-requirements are listed and marked as either compliant or non-compliant. The format of this file is shown on the front-page of this </w:t>
      </w:r>
      <w:proofErr w:type="spellStart"/>
      <w:r w:rsidRPr="00FB10B8">
        <w:t>QuickRef</w:t>
      </w:r>
      <w:proofErr w:type="spellEnd"/>
      <w:r w:rsidRPr="00FB10B8">
        <w:t>.</w:t>
      </w:r>
      <w:r w:rsidR="00AA5D8E">
        <w:t xml:space="preserve"> The post-processing script will also print a transcript to file, where it is indicated whether or not the script succeeded.</w:t>
      </w:r>
    </w:p>
    <w:p w14:paraId="5449CC57" w14:textId="39899976" w:rsidR="00D57D55" w:rsidRDefault="00D57D55" w:rsidP="002F3699"/>
    <w:p w14:paraId="5E30A29C" w14:textId="0ADB363B" w:rsidR="003A53EC" w:rsidRDefault="003A53EC" w:rsidP="002F3699">
      <w:pPr>
        <w:rPr>
          <w:rFonts w:ascii="Helvetica Neue Thin" w:hAnsi="Helvetica Neue Thin"/>
          <w:iCs/>
          <w:sz w:val="14"/>
          <w:szCs w:val="16"/>
        </w:rPr>
      </w:pPr>
    </w:p>
    <w:p w14:paraId="7930B64F" w14:textId="77777777" w:rsidR="00C37C8D" w:rsidRDefault="00C37C8D" w:rsidP="002F3699">
      <w:pPr>
        <w:rPr>
          <w:rFonts w:ascii="Helvetica Neue Thin" w:hAnsi="Helvetica Neue Thin"/>
          <w:i/>
          <w:iCs/>
          <w:sz w:val="14"/>
          <w:szCs w:val="16"/>
        </w:rPr>
      </w:pPr>
    </w:p>
    <w:p w14:paraId="06A24131" w14:textId="77777777" w:rsidR="00C37C8D" w:rsidRDefault="00C37C8D" w:rsidP="002F3699">
      <w:pPr>
        <w:rPr>
          <w:rFonts w:ascii="Helvetica Neue Thin" w:hAnsi="Helvetica Neue Thin"/>
          <w:i/>
          <w:iCs/>
          <w:sz w:val="14"/>
          <w:szCs w:val="16"/>
        </w:rPr>
      </w:pPr>
    </w:p>
    <w:p w14:paraId="69499EA0" w14:textId="77777777" w:rsidR="00C37C8D" w:rsidRDefault="00C37C8D" w:rsidP="002F3699">
      <w:pPr>
        <w:rPr>
          <w:rFonts w:ascii="Helvetica Neue Thin" w:hAnsi="Helvetica Neue Thin"/>
          <w:i/>
          <w:iCs/>
          <w:sz w:val="14"/>
          <w:szCs w:val="16"/>
        </w:rPr>
      </w:pPr>
    </w:p>
    <w:p w14:paraId="5AD52B29" w14:textId="77777777" w:rsidR="00C37C8D" w:rsidRDefault="00C37C8D" w:rsidP="002F3699">
      <w:pPr>
        <w:rPr>
          <w:rFonts w:ascii="Helvetica Neue Thin" w:hAnsi="Helvetica Neue Thin"/>
          <w:i/>
          <w:iCs/>
          <w:sz w:val="14"/>
          <w:szCs w:val="16"/>
        </w:rPr>
      </w:pPr>
    </w:p>
    <w:p w14:paraId="7B79EFB5" w14:textId="3EE5AF58" w:rsidR="002F3699" w:rsidRPr="00F26B83" w:rsidRDefault="00C37C8D" w:rsidP="002F3699">
      <w:pPr>
        <w:rPr>
          <w:rFonts w:ascii="Helvetica Neue Thin" w:hAnsi="Helvetica Neue Thin"/>
          <w:i/>
          <w:iCs/>
          <w:sz w:val="14"/>
          <w:szCs w:val="16"/>
        </w:rPr>
      </w:pPr>
      <w:r>
        <w:rPr>
          <w:noProof/>
          <w:sz w:val="16"/>
          <w:lang w:val="nb-NO" w:eastAsia="nb-NO"/>
        </w:rPr>
        <w:lastRenderedPageBreak/>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3100B0" w:rsidRPr="000B3A3B" w:rsidRDefault="003100B0" w:rsidP="0058685D">
                            <w:pPr>
                              <w:rPr>
                                <w:rFonts w:eastAsia="MS Mincho" w:cs="MS Mincho"/>
                                <w:b/>
                                <w:sz w:val="16"/>
                              </w:rPr>
                            </w:pPr>
                            <w:r w:rsidRPr="000B3A3B">
                              <w:rPr>
                                <w:b/>
                                <w:sz w:val="16"/>
                              </w:rPr>
                              <w:t>INTELLECTUAL</w:t>
                            </w:r>
                          </w:p>
                          <w:p w14:paraId="27EC7A63" w14:textId="23C6B24A" w:rsidR="003100B0" w:rsidRPr="000B3A3B" w:rsidRDefault="003100B0"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" filled="f" stroked="f">
                <v:textbox>
                  <w:txbxContent>
                    <w:p w14:paraId="2BBE523E" w14:textId="246C9CFA" w:rsidR="003100B0" w:rsidRPr="000B3A3B" w:rsidRDefault="003100B0" w:rsidP="0058685D">
                      <w:pPr>
                        <w:rPr>
                          <w:rFonts w:eastAsia="MS Mincho" w:cs="MS Mincho"/>
                          <w:b/>
                          <w:sz w:val="16"/>
                        </w:rPr>
                      </w:pPr>
                      <w:r w:rsidRPr="000B3A3B">
                        <w:rPr>
                          <w:b/>
                          <w:sz w:val="16"/>
                        </w:rPr>
                        <w:t>INTELLECTUAL</w:t>
                      </w:r>
                    </w:p>
                    <w:p w14:paraId="27EC7A63" w14:textId="23C6B24A" w:rsidR="003100B0" w:rsidRPr="000B3A3B" w:rsidRDefault="003100B0" w:rsidP="0058685D">
                      <w:pPr>
                        <w:rPr>
                          <w:b/>
                          <w:sz w:val="22"/>
                        </w:rPr>
                      </w:pPr>
                      <w:r w:rsidRPr="000B3A3B">
                        <w:rPr>
                          <w:b/>
                          <w:sz w:val="22"/>
                        </w:rPr>
                        <w:t>PROPERTY</w:t>
                      </w:r>
                    </w:p>
                  </w:txbxContent>
                </v:textbox>
                <w10:wrap type="square"/>
              </v:shape>
            </w:pict>
          </mc:Fallback>
        </mc:AlternateContent>
      </w:r>
      <w:r w:rsidR="009902B2">
        <w:rPr>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3100B0" w:rsidRPr="009902B2" w:rsidRDefault="003100B0"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8"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CmVbZBfQIAAGEF&#10;AAAOAAAAAAAAAAAAAAAAAC4CAABkcnMvZTJvRG9jLnhtbFBLAQItABQABgAIAAAAIQBux4Qq3QAA&#10;AAoBAAAPAAAAAAAAAAAAAAAAANcEAABkcnMvZG93bnJldi54bWxQSwUGAAAAAAQABADzAAAA4QUA&#10;AAAA&#10;" filled="f" stroked="f">
                <v:textbox>
                  <w:txbxContent>
                    <w:p w14:paraId="4F10682A" w14:textId="2B98633F" w:rsidR="003100B0" w:rsidRPr="009902B2" w:rsidRDefault="003100B0"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2F3699" w:rsidRPr="00F26B83" w:rsidSect="00254299">
      <w:headerReference w:type="default" r:id="rId14"/>
      <w:footerReference w:type="even" r:id="rId15"/>
      <w:footerReference w:type="default" r:id="rId16"/>
      <w:headerReference w:type="first" r:id="rId17"/>
      <w:footerReference w:type="first" r:id="rId18"/>
      <w:pgSz w:w="16840" w:h="11907" w:orient="landscape" w:code="9"/>
      <w:pgMar w:top="1134" w:right="851" w:bottom="851" w:left="850" w:header="567" w:footer="284"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Forfatter" w:initials="A">
    <w:p w14:paraId="1E68EF3B" w14:textId="590BA77E" w:rsidR="003100B0" w:rsidRDefault="003100B0">
      <w:pPr>
        <w:pStyle w:val="Merknadstekst"/>
      </w:pPr>
      <w:r>
        <w:rPr>
          <w:rStyle w:val="Merknadsreferanse"/>
        </w:rPr>
        <w:annotationRef/>
      </w:r>
      <w:proofErr w:type="spellStart"/>
      <w:r>
        <w:t>Endringer</w:t>
      </w:r>
      <w:proofErr w:type="spellEnd"/>
      <w:r>
        <w:t xml:space="preserve"> I </w:t>
      </w:r>
      <w:proofErr w:type="spellStart"/>
      <w:r>
        <w:t>tabell</w:t>
      </w:r>
      <w:proofErr w:type="spellEnd"/>
      <w:r w:rsidR="008A6CE2">
        <w:br/>
        <w:t xml:space="preserve">+ </w:t>
      </w:r>
      <w:proofErr w:type="spellStart"/>
      <w:r w:rsidR="008A6CE2">
        <w:t>Trenger</w:t>
      </w:r>
      <w:proofErr w:type="spellEnd"/>
      <w:r w:rsidR="008A6CE2">
        <w:t xml:space="preserve"> </w:t>
      </w:r>
      <w:proofErr w:type="spellStart"/>
      <w:r w:rsidR="008A6CE2">
        <w:t>en</w:t>
      </w:r>
      <w:proofErr w:type="spellEnd"/>
      <w:r w:rsidR="008A6CE2">
        <w:t xml:space="preserve"> </w:t>
      </w:r>
      <w:proofErr w:type="spellStart"/>
      <w:r w:rsidR="008A6CE2">
        <w:t>kort</w:t>
      </w:r>
      <w:proofErr w:type="spellEnd"/>
      <w:r w:rsidR="008A6CE2">
        <w:t xml:space="preserve"> </w:t>
      </w:r>
      <w:proofErr w:type="spellStart"/>
      <w:r w:rsidR="008A6CE2">
        <w:t>forklaring</w:t>
      </w:r>
      <w:proofErr w:type="spellEnd"/>
      <w:r w:rsidR="008A6CE2">
        <w:t xml:space="preserve"> </w:t>
      </w:r>
      <w:proofErr w:type="spellStart"/>
      <w:r w:rsidR="008A6CE2">
        <w:t>pr</w:t>
      </w:r>
      <w:proofErr w:type="spellEnd"/>
      <w:r w:rsidR="008A6CE2">
        <w:t xml:space="preserve"> </w:t>
      </w:r>
      <w:proofErr w:type="spellStart"/>
      <w:r w:rsidR="008A6CE2">
        <w:t>tabell-linje</w:t>
      </w:r>
      <w:proofErr w:type="spellEnd"/>
    </w:p>
  </w:comment>
  <w:comment w:id="50" w:author="Forfatter" w:initials="A">
    <w:p w14:paraId="00BDF688" w14:textId="12A7658C" w:rsidR="003100B0" w:rsidRDefault="003100B0">
      <w:pPr>
        <w:pStyle w:val="Merknadstekst"/>
      </w:pPr>
      <w:r>
        <w:rPr>
          <w:rStyle w:val="Merknadsreferanse"/>
        </w:rPr>
        <w:annotationRef/>
      </w:r>
    </w:p>
  </w:comment>
  <w:comment w:id="78" w:author="Forfatter" w:initials="A">
    <w:p w14:paraId="21EB68AB" w14:textId="125DB66B" w:rsidR="003100B0" w:rsidRDefault="003100B0">
      <w:pPr>
        <w:pStyle w:val="Merknadstekst"/>
      </w:pPr>
      <w:r>
        <w:rPr>
          <w:rStyle w:val="Merknadsreferanse"/>
        </w:rPr>
        <w:annotationRef/>
      </w:r>
      <w:proofErr w:type="spellStart"/>
      <w:r>
        <w:t>Definisjoner</w:t>
      </w:r>
      <w:proofErr w:type="spellEnd"/>
      <w:r>
        <w:t xml:space="preserve"> på Confluence</w:t>
      </w:r>
    </w:p>
  </w:comment>
  <w:comment w:id="124" w:author="Forfatter" w:initials="A">
    <w:p w14:paraId="07821186" w14:textId="66416760" w:rsidR="003100B0" w:rsidRDefault="003100B0">
      <w:pPr>
        <w:pStyle w:val="Merknadstekst"/>
      </w:pPr>
      <w:r>
        <w:rPr>
          <w:rStyle w:val="Merknadsreferanse"/>
        </w:rPr>
        <w:annotationRef/>
      </w:r>
      <w:proofErr w:type="spellStart"/>
      <w:r>
        <w:t>Legge</w:t>
      </w:r>
      <w:proofErr w:type="spellEnd"/>
      <w:r>
        <w:t xml:space="preserve"> inn </w:t>
      </w:r>
      <w:proofErr w:type="spellStart"/>
      <w:r>
        <w:t>aller</w:t>
      </w:r>
      <w:proofErr w:type="spellEnd"/>
      <w:r>
        <w:t xml:space="preserve"> </w:t>
      </w:r>
      <w:proofErr w:type="spellStart"/>
      <w:r>
        <w:t>enkleste</w:t>
      </w:r>
      <w:proofErr w:type="spellEnd"/>
      <w:r>
        <w:t xml:space="preserve"> </w:t>
      </w:r>
      <w:proofErr w:type="spellStart"/>
      <w:r>
        <w:t>versjon</w:t>
      </w:r>
      <w:proofErr w:type="spellEnd"/>
      <w:r>
        <w:t xml:space="preserve"> </w:t>
      </w:r>
      <w:proofErr w:type="spellStart"/>
      <w:r>
        <w:t>først</w:t>
      </w:r>
      <w:proofErr w:type="spellEnd"/>
    </w:p>
  </w:comment>
  <w:comment w:id="158" w:author="Forfatter" w:initials="A">
    <w:p w14:paraId="7627BBCB" w14:textId="27DE87E6" w:rsidR="003100B0" w:rsidRDefault="003100B0">
      <w:pPr>
        <w:pStyle w:val="Merknadstekst"/>
      </w:pPr>
      <w:r>
        <w:rPr>
          <w:rStyle w:val="Merknadsreferanse"/>
        </w:rPr>
        <w:annotationRef/>
      </w:r>
      <w:proofErr w:type="spellStart"/>
      <w:r>
        <w:t>Bør</w:t>
      </w:r>
      <w:proofErr w:type="spellEnd"/>
      <w:r>
        <w:t xml:space="preserve"> </w:t>
      </w:r>
      <w:proofErr w:type="spellStart"/>
      <w:r>
        <w:t>kanskje</w:t>
      </w:r>
      <w:proofErr w:type="spellEnd"/>
      <w:r>
        <w:t xml:space="preserve"> </w:t>
      </w:r>
      <w:proofErr w:type="spellStart"/>
      <w:r>
        <w:t>fjerne</w:t>
      </w:r>
      <w:proofErr w:type="spellEnd"/>
      <w:r>
        <w:t xml:space="preserve"> </w:t>
      </w:r>
      <w:proofErr w:type="spellStart"/>
      <w:r>
        <w:t>denne</w:t>
      </w:r>
      <w:proofErr w:type="spellEnd"/>
      <w:r>
        <w:t xml:space="preserve"> </w:t>
      </w:r>
      <w:proofErr w:type="spellStart"/>
      <w:r>
        <w:t>tabellen</w:t>
      </w:r>
      <w:proofErr w:type="spellEnd"/>
      <w:r>
        <w:t xml:space="preserve"> – </w:t>
      </w:r>
      <w:proofErr w:type="spellStart"/>
      <w:r>
        <w:t>evt</w:t>
      </w:r>
      <w:proofErr w:type="spellEnd"/>
      <w:r>
        <w:t xml:space="preserve">. </w:t>
      </w:r>
      <w:proofErr w:type="spellStart"/>
      <w:r>
        <w:t>Gjøre</w:t>
      </w:r>
      <w:proofErr w:type="spellEnd"/>
      <w:r>
        <w:t xml:space="preserve"> det </w:t>
      </w:r>
      <w:proofErr w:type="spellStart"/>
      <w:r>
        <w:t>veldig</w:t>
      </w:r>
      <w:proofErr w:type="spellEnd"/>
      <w:r>
        <w:t xml:space="preserve"> </w:t>
      </w:r>
      <w:proofErr w:type="spellStart"/>
      <w:r>
        <w:t>klart</w:t>
      </w:r>
      <w:proofErr w:type="spellEnd"/>
      <w:r>
        <w:t xml:space="preserve"> at </w:t>
      </w:r>
      <w:proofErr w:type="spellStart"/>
      <w:r>
        <w:t>dette</w:t>
      </w:r>
      <w:proofErr w:type="spellEnd"/>
      <w:r>
        <w:t xml:space="preserve"> </w:t>
      </w:r>
      <w:proofErr w:type="spellStart"/>
      <w:r>
        <w:t>ikke</w:t>
      </w:r>
      <w:proofErr w:type="spellEnd"/>
      <w:r>
        <w:t xml:space="preserve"> </w:t>
      </w:r>
      <w:proofErr w:type="spellStart"/>
      <w:r>
        <w:t>er</w:t>
      </w:r>
      <w:proofErr w:type="spellEnd"/>
      <w:r>
        <w:t xml:space="preserve"> noes om </w:t>
      </w:r>
      <w:proofErr w:type="spellStart"/>
      <w:r>
        <w:t>støttes</w:t>
      </w:r>
      <w:proofErr w:type="spellEnd"/>
      <w:r>
        <w:t xml:space="preserve"> på </w:t>
      </w:r>
      <w:proofErr w:type="spellStart"/>
      <w:r>
        <w:t>noen</w:t>
      </w:r>
      <w:proofErr w:type="spellEnd"/>
      <w:r>
        <w:t xml:space="preserve"> </w:t>
      </w:r>
      <w:proofErr w:type="spellStart"/>
      <w:r>
        <w:t>måte</w:t>
      </w:r>
      <w:proofErr w:type="spellEnd"/>
      <w:r>
        <w:t xml:space="preserve"> </w:t>
      </w:r>
      <w:proofErr w:type="spellStart"/>
      <w:r>
        <w:t>av</w:t>
      </w:r>
      <w:proofErr w:type="spellEnd"/>
      <w:r>
        <w:t xml:space="preserve"> </w:t>
      </w:r>
      <w:proofErr w:type="spellStart"/>
      <w:r>
        <w:t>denne</w:t>
      </w:r>
      <w:proofErr w:type="spellEnd"/>
      <w:r>
        <w:t xml:space="preserve"> </w:t>
      </w:r>
      <w:proofErr w:type="spellStart"/>
      <w:r>
        <w:t>VIPen</w:t>
      </w:r>
      <w:proofErr w:type="spellEnd"/>
      <w:r>
        <w:t xml:space="preserve">, men kune r </w:t>
      </w:r>
      <w:proofErr w:type="spellStart"/>
      <w:r>
        <w:t>ment</w:t>
      </w:r>
      <w:proofErr w:type="spellEnd"/>
      <w:r>
        <w:t xml:space="preserve"> å </w:t>
      </w:r>
      <w:proofErr w:type="spellStart"/>
      <w:r>
        <w:t>forklare</w:t>
      </w:r>
      <w:proofErr w:type="spellEnd"/>
      <w:r>
        <w:t xml:space="preserve"> </w:t>
      </w:r>
      <w:proofErr w:type="spellStart"/>
      <w:r>
        <w:t>hva</w:t>
      </w:r>
      <w:proofErr w:type="spellEnd"/>
      <w:r>
        <w:t xml:space="preserve"> man </w:t>
      </w:r>
      <w:proofErr w:type="spellStart"/>
      <w:r>
        <w:t>bør</w:t>
      </w:r>
      <w:proofErr w:type="spellEnd"/>
      <w:r>
        <w:t xml:space="preserve"> </w:t>
      </w:r>
      <w:proofErr w:type="spellStart"/>
      <w:r>
        <w:t>gjøre</w:t>
      </w:r>
      <w:proofErr w:type="spellEnd"/>
      <w:r>
        <w:t xml:space="preserve"> I et </w:t>
      </w:r>
      <w:proofErr w:type="spellStart"/>
      <w:r>
        <w:t>prosjekt</w:t>
      </w:r>
      <w:proofErr w:type="spellEnd"/>
      <w:r>
        <w:t>.  (</w:t>
      </w:r>
      <w:proofErr w:type="spellStart"/>
      <w:r>
        <w:t>Tror</w:t>
      </w:r>
      <w:proofErr w:type="spellEnd"/>
      <w:r>
        <w:t xml:space="preserve"> det </w:t>
      </w:r>
      <w:proofErr w:type="spellStart"/>
      <w:r>
        <w:t>bør</w:t>
      </w:r>
      <w:proofErr w:type="spellEnd"/>
      <w:r>
        <w:t xml:space="preserve"> </w:t>
      </w:r>
      <w:proofErr w:type="spellStart"/>
      <w:r>
        <w:t>fjernes</w:t>
      </w:r>
      <w:proofErr w:type="spellEnd"/>
      <w:r>
        <w:t xml:space="preserve"> </w:t>
      </w:r>
      <w:proofErr w:type="spellStart"/>
      <w:r>
        <w:t>eller</w:t>
      </w:r>
      <w:proofErr w:type="spellEnd"/>
      <w:r>
        <w:t xml:space="preserve"> </w:t>
      </w:r>
      <w:proofErr w:type="spellStart"/>
      <w:r>
        <w:t>skrives</w:t>
      </w:r>
      <w:proofErr w:type="spellEnd"/>
      <w:r>
        <w:t xml:space="preserve"> om)</w:t>
      </w:r>
    </w:p>
  </w:comment>
  <w:comment w:id="169" w:author="Forfatter" w:initials="A">
    <w:p w14:paraId="0FC317A6" w14:textId="6C418B00" w:rsidR="00CA1C08" w:rsidRDefault="00CA1C08">
      <w:pPr>
        <w:pStyle w:val="Merknadstekst"/>
      </w:pPr>
      <w:r>
        <w:rPr>
          <w:rStyle w:val="Merknadsreferanse"/>
        </w:rPr>
        <w:annotationRef/>
      </w:r>
      <w:proofErr w:type="spellStart"/>
      <w:r>
        <w:t>Sjekk</w:t>
      </w:r>
      <w:proofErr w:type="spellEnd"/>
      <w:r>
        <w:t xml:space="preserve"> </w:t>
      </w:r>
      <w:proofErr w:type="spellStart"/>
      <w:r>
        <w:t>piler</w:t>
      </w:r>
      <w:proofErr w:type="spellEnd"/>
      <w:r>
        <w:br/>
        <w:t xml:space="preserve">Testcase </w:t>
      </w:r>
      <w:proofErr w:type="spellStart"/>
      <w:r>
        <w:t>sortering</w:t>
      </w:r>
      <w:proofErr w:type="spellEnd"/>
      <w:r>
        <w:t xml:space="preserve"> </w:t>
      </w:r>
      <w:proofErr w:type="spellStart"/>
      <w:r>
        <w:t>skjer</w:t>
      </w:r>
      <w:proofErr w:type="spellEnd"/>
      <w:r>
        <w:t xml:space="preserve"> </w:t>
      </w:r>
      <w:proofErr w:type="spellStart"/>
      <w:r>
        <w:t>hvor</w:t>
      </w:r>
      <w:proofErr w:type="spellEnd"/>
      <w:r>
        <w:t>….</w:t>
      </w:r>
      <w:r>
        <w:br/>
      </w:r>
      <w:proofErr w:type="spellStart"/>
      <w:r>
        <w:t>Bør</w:t>
      </w:r>
      <w:proofErr w:type="spellEnd"/>
      <w:r>
        <w:t xml:space="preserve"> </w:t>
      </w:r>
      <w:proofErr w:type="spellStart"/>
      <w:r>
        <w:t>skrive</w:t>
      </w:r>
      <w:proofErr w:type="spellEnd"/>
      <w:r>
        <w:t xml:space="preserve"> </w:t>
      </w:r>
      <w:proofErr w:type="spellStart"/>
      <w:r>
        <w:t>hvorfor</w:t>
      </w:r>
      <w:proofErr w:type="spellEnd"/>
      <w:r>
        <w:t xml:space="preserve"> </w:t>
      </w:r>
      <w:proofErr w:type="spellStart"/>
      <w:r>
        <w:t>spesifisering</w:t>
      </w:r>
      <w:proofErr w:type="spellEnd"/>
      <w:r>
        <w:t xml:space="preserve"> </w:t>
      </w:r>
      <w:proofErr w:type="spellStart"/>
      <w:r>
        <w:t>av</w:t>
      </w:r>
      <w:proofErr w:type="spellEnd"/>
      <w:r>
        <w:t xml:space="preserve"> </w:t>
      </w:r>
      <w:proofErr w:type="spellStart"/>
      <w:r>
        <w:t>hvilken</w:t>
      </w:r>
      <w:proofErr w:type="spellEnd"/>
      <w:r>
        <w:t xml:space="preserve"> TC </w:t>
      </w:r>
      <w:proofErr w:type="spellStart"/>
      <w:r>
        <w:t>er</w:t>
      </w:r>
      <w:proofErr w:type="spellEnd"/>
      <w:r>
        <w:t xml:space="preserve"> </w:t>
      </w:r>
      <w:proofErr w:type="spellStart"/>
      <w:r>
        <w:t>viktig</w:t>
      </w:r>
      <w:proofErr w:type="spellEnd"/>
      <w:r>
        <w:br/>
      </w:r>
      <w:proofErr w:type="spellStart"/>
      <w:r>
        <w:t>Vurder</w:t>
      </w:r>
      <w:proofErr w:type="spellEnd"/>
      <w:r>
        <w:t xml:space="preserve"> </w:t>
      </w:r>
      <w:proofErr w:type="spellStart"/>
      <w:r>
        <w:t>boks-navn</w:t>
      </w:r>
      <w:proofErr w:type="spellEnd"/>
    </w:p>
  </w:comment>
  <w:comment w:id="170" w:author="Forfatter" w:initials="A">
    <w:p w14:paraId="750DDDC5" w14:textId="57C1C794" w:rsidR="00CA1C08" w:rsidRDefault="00CA1C08">
      <w:pPr>
        <w:pStyle w:val="Merknadstekst"/>
      </w:pPr>
      <w:r>
        <w:rPr>
          <w:rStyle w:val="Merknadsreferanse"/>
        </w:rPr>
        <w:annotationRef/>
      </w:r>
      <w:r>
        <w:t xml:space="preserve">Legg inn et teller </w:t>
      </w:r>
      <w:proofErr w:type="spellStart"/>
      <w:r>
        <w:t>annet</w:t>
      </w:r>
      <w:proofErr w:type="spellEnd"/>
      <w:r>
        <w:t xml:space="preserve"> </w:t>
      </w:r>
      <w:proofErr w:type="spellStart"/>
      <w:r>
        <w:t>sted</w:t>
      </w:r>
      <w:proofErr w:type="spellEnd"/>
      <w:r>
        <w:t xml:space="preserve"> at </w:t>
      </w:r>
      <w:proofErr w:type="spellStart"/>
      <w:r>
        <w:t>en</w:t>
      </w:r>
      <w:proofErr w:type="spellEnd"/>
      <w:r>
        <w:t xml:space="preserve"> IP </w:t>
      </w:r>
      <w:proofErr w:type="spellStart"/>
      <w:r>
        <w:t>kan</w:t>
      </w:r>
      <w:proofErr w:type="spellEnd"/>
      <w:r>
        <w:t xml:space="preserve"> ha </w:t>
      </w:r>
      <w:proofErr w:type="spellStart"/>
      <w:r>
        <w:t>egne</w:t>
      </w:r>
      <w:proofErr w:type="spellEnd"/>
      <w:r>
        <w:t xml:space="preserve"> </w:t>
      </w:r>
      <w:proofErr w:type="spellStart"/>
      <w:r>
        <w:t>req</w:t>
      </w:r>
      <w:proofErr w:type="spellEnd"/>
      <w:r>
        <w:t xml:space="preserve">, </w:t>
      </w:r>
      <w:proofErr w:type="spellStart"/>
      <w:r>
        <w:t>som</w:t>
      </w:r>
      <w:proofErr w:type="spellEnd"/>
      <w:r>
        <w:t xml:space="preserve"> </w:t>
      </w:r>
      <w:proofErr w:type="spellStart"/>
      <w:r>
        <w:t>kan</w:t>
      </w:r>
      <w:proofErr w:type="spellEnd"/>
      <w:r>
        <w:t xml:space="preserve"> </w:t>
      </w:r>
      <w:proofErr w:type="spellStart"/>
      <w:r>
        <w:t>leses</w:t>
      </w:r>
      <w:proofErr w:type="spellEnd"/>
      <w:r>
        <w:t xml:space="preserve"> inn, </w:t>
      </w:r>
      <w:proofErr w:type="spellStart"/>
      <w:r>
        <w:t>kjøres</w:t>
      </w:r>
      <w:proofErr w:type="spellEnd"/>
      <w:r>
        <w:t xml:space="preserve"> I </w:t>
      </w:r>
      <w:proofErr w:type="spellStart"/>
      <w:r>
        <w:t>egen</w:t>
      </w:r>
      <w:proofErr w:type="spellEnd"/>
      <w:r>
        <w:t xml:space="preserve"> IP TB, og </w:t>
      </w:r>
      <w:proofErr w:type="spellStart"/>
      <w:r>
        <w:t>mappes</w:t>
      </w:r>
      <w:proofErr w:type="spellEnd"/>
      <w:r>
        <w:t xml:space="preserve"> mot </w:t>
      </w:r>
      <w:proofErr w:type="spellStart"/>
      <w:r>
        <w:t>kundens</w:t>
      </w:r>
      <w:proofErr w:type="spellEnd"/>
      <w:r>
        <w:t xml:space="preserve"> </w:t>
      </w:r>
      <w:proofErr w:type="spellStart"/>
      <w:r>
        <w:t>reqs</w:t>
      </w:r>
      <w:proofErr w:type="spellEnd"/>
      <w:r>
        <w:t>.</w:t>
      </w:r>
      <w:r>
        <w:br/>
        <w:t>Kan ta setter ESA</w:t>
      </w:r>
    </w:p>
  </w:comment>
  <w:comment w:id="174" w:author="Forfatter" w:initials="A">
    <w:p w14:paraId="45E75B24" w14:textId="26220F41" w:rsidR="003100B0" w:rsidRDefault="003100B0">
      <w:pPr>
        <w:pStyle w:val="Merknadstekst"/>
      </w:pPr>
      <w:r>
        <w:rPr>
          <w:rStyle w:val="Merknadsreferanse"/>
        </w:rPr>
        <w:annotationRef/>
      </w:r>
      <w:proofErr w:type="spellStart"/>
      <w:r>
        <w:t>Burde</w:t>
      </w:r>
      <w:proofErr w:type="spellEnd"/>
      <w:r>
        <w:t xml:space="preserve"> </w:t>
      </w:r>
      <w:proofErr w:type="spellStart"/>
      <w:r>
        <w:t>dette</w:t>
      </w:r>
      <w:proofErr w:type="spellEnd"/>
      <w:r>
        <w:t xml:space="preserve"> </w:t>
      </w:r>
      <w:proofErr w:type="spellStart"/>
      <w:r>
        <w:t>vært</w:t>
      </w:r>
      <w:proofErr w:type="spellEnd"/>
      <w:r>
        <w:t xml:space="preserve"> </w:t>
      </w:r>
      <w:proofErr w:type="spellStart"/>
      <w:r>
        <w:t>en</w:t>
      </w:r>
      <w:proofErr w:type="spellEnd"/>
      <w:r>
        <w:t xml:space="preserve"> shared config </w:t>
      </w:r>
      <w:proofErr w:type="spellStart"/>
      <w:r>
        <w:t>som</w:t>
      </w:r>
      <w:proofErr w:type="spellEnd"/>
      <w:r>
        <w:t xml:space="preserve"> </w:t>
      </w:r>
      <w:proofErr w:type="spellStart"/>
      <w:r>
        <w:t>ellers</w:t>
      </w:r>
      <w:proofErr w:type="spellEnd"/>
      <w:r>
        <w:t>?</w:t>
      </w:r>
    </w:p>
  </w:comment>
  <w:comment w:id="175" w:author="Forfatter" w:initials="A">
    <w:p w14:paraId="5A4F1937" w14:textId="09851F55" w:rsidR="003100B0" w:rsidRDefault="003100B0">
      <w:pPr>
        <w:pStyle w:val="Merknadstekst"/>
      </w:pPr>
      <w:r>
        <w:rPr>
          <w:rStyle w:val="Merknadsreferanse"/>
        </w:rPr>
        <w:annotationRef/>
      </w:r>
      <w:proofErr w:type="spellStart"/>
      <w:r>
        <w:t>Er</w:t>
      </w:r>
      <w:proofErr w:type="spellEnd"/>
      <w:r>
        <w:t xml:space="preserve"> </w:t>
      </w:r>
      <w:proofErr w:type="spellStart"/>
      <w:r>
        <w:t>ikke</w:t>
      </w:r>
      <w:proofErr w:type="spellEnd"/>
      <w:r>
        <w:t xml:space="preserve"> default FAIL. </w:t>
      </w:r>
      <w:proofErr w:type="spellStart"/>
      <w:r>
        <w:t>Hvorfor</w:t>
      </w:r>
      <w:proofErr w:type="spellEnd"/>
      <w:r>
        <w:t xml:space="preserve"> da </w:t>
      </w:r>
      <w:proofErr w:type="spellStart"/>
      <w:r>
        <w:t>nevne</w:t>
      </w:r>
      <w:proofErr w:type="spellEnd"/>
      <w:r>
        <w:t xml:space="preserve">? For å </w:t>
      </w:r>
      <w:proofErr w:type="spellStart"/>
      <w:r>
        <w:t>skrive</w:t>
      </w:r>
      <w:proofErr w:type="spellEnd"/>
      <w:r>
        <w:t xml:space="preserve"> over </w:t>
      </w:r>
      <w:proofErr w:type="spellStart"/>
      <w:r>
        <w:t>en</w:t>
      </w:r>
      <w:proofErr w:type="spellEnd"/>
      <w:r>
        <w:t xml:space="preserve"> PASS?</w:t>
      </w:r>
    </w:p>
  </w:comment>
  <w:comment w:id="176" w:author="Forfatter" w:initials="A">
    <w:p w14:paraId="530FC603" w14:textId="1A6A25FF" w:rsidR="003100B0" w:rsidRDefault="003100B0">
      <w:pPr>
        <w:pStyle w:val="Merknadstekst"/>
      </w:pPr>
      <w:r>
        <w:t>“</w:t>
      </w:r>
      <w:r>
        <w:rPr>
          <w:rStyle w:val="Merknadsreferanse"/>
        </w:rPr>
        <w:annotationRef/>
      </w:r>
      <w:r>
        <w:t>Testcase coverage file”?</w:t>
      </w:r>
    </w:p>
  </w:comment>
  <w:comment w:id="177" w:author="Forfatter" w:initials="A">
    <w:p w14:paraId="75407675" w14:textId="7BE62BBF" w:rsidR="003100B0" w:rsidRDefault="003100B0">
      <w:pPr>
        <w:pStyle w:val="Merknadstekst"/>
      </w:pPr>
      <w:r>
        <w:rPr>
          <w:rStyle w:val="Merknadsreferanse"/>
        </w:rPr>
        <w:annotationRef/>
      </w:r>
      <w:proofErr w:type="spellStart"/>
      <w:r>
        <w:t>Brukes</w:t>
      </w:r>
      <w:proofErr w:type="spellEnd"/>
      <w:r>
        <w:t xml:space="preserve"> </w:t>
      </w:r>
      <w:proofErr w:type="spellStart"/>
      <w:r>
        <w:t>ikke</w:t>
      </w:r>
      <w:proofErr w:type="spellEnd"/>
      <w:r>
        <w:t xml:space="preserve"> </w:t>
      </w:r>
      <w:proofErr w:type="spellStart"/>
      <w:r>
        <w:t>primært</w:t>
      </w:r>
      <w:proofErr w:type="spellEnd"/>
      <w:r>
        <w:t xml:space="preserve"> til </w:t>
      </w:r>
      <w:proofErr w:type="spellStart"/>
      <w:r>
        <w:t>dette</w:t>
      </w:r>
      <w:proofErr w:type="spellEnd"/>
      <w:r>
        <w:t xml:space="preserve"> </w:t>
      </w:r>
      <w:proofErr w:type="spellStart"/>
      <w:r>
        <w:t>lenger</w:t>
      </w:r>
      <w:proofErr w:type="spellEnd"/>
      <w:r>
        <w:t>, men</w:t>
      </w:r>
      <w:r>
        <w:br/>
        <w:t xml:space="preserve">a) </w:t>
      </w:r>
      <w:proofErr w:type="spellStart"/>
      <w:r>
        <w:t>Mappe</w:t>
      </w:r>
      <w:proofErr w:type="spellEnd"/>
      <w:r>
        <w:t xml:space="preserve"> til IP-fil</w:t>
      </w:r>
      <w:r>
        <w:br/>
        <w:t xml:space="preserve">b) Kan </w:t>
      </w:r>
      <w:proofErr w:type="spellStart"/>
      <w:r>
        <w:t>også</w:t>
      </w:r>
      <w:proofErr w:type="spellEnd"/>
      <w:r>
        <w:t xml:space="preserve"> </w:t>
      </w:r>
      <w:proofErr w:type="spellStart"/>
      <w:r>
        <w:t>brukes</w:t>
      </w:r>
      <w:proofErr w:type="spellEnd"/>
      <w:r>
        <w:t xml:space="preserve"> </w:t>
      </w:r>
      <w:proofErr w:type="spellStart"/>
      <w:r>
        <w:t>som</w:t>
      </w:r>
      <w:proofErr w:type="spellEnd"/>
      <w:r>
        <w:t xml:space="preserve"> </w:t>
      </w:r>
      <w:proofErr w:type="spellStart"/>
      <w:r>
        <w:t>først</w:t>
      </w:r>
      <w:proofErr w:type="spellEnd"/>
      <w:r>
        <w:t xml:space="preserve"> </w:t>
      </w:r>
      <w:proofErr w:type="spellStart"/>
      <w:r>
        <w:t>tenkt</w:t>
      </w:r>
      <w:proofErr w:type="spellEnd"/>
      <w:r>
        <w:t>?</w:t>
      </w:r>
    </w:p>
  </w:comment>
  <w:comment w:id="178" w:author="Forfatter" w:initials="A">
    <w:p w14:paraId="40126AF5" w14:textId="44887204" w:rsidR="00CA1C08" w:rsidRDefault="00CA1C08">
      <w:pPr>
        <w:pStyle w:val="Merknadstekst"/>
      </w:pPr>
      <w:r>
        <w:rPr>
          <w:rStyle w:val="Merknadsreferanse"/>
        </w:rPr>
        <w:annotationRef/>
      </w:r>
      <w:proofErr w:type="spellStart"/>
      <w:r>
        <w:t>Få</w:t>
      </w:r>
      <w:proofErr w:type="spellEnd"/>
      <w:r>
        <w:t xml:space="preserve"> med </w:t>
      </w:r>
      <w:proofErr w:type="spellStart"/>
      <w:r>
        <w:t>kombinering</w:t>
      </w:r>
      <w:proofErr w:type="spellEnd"/>
      <w:r>
        <w:t xml:space="preserve"> </w:t>
      </w:r>
      <w:proofErr w:type="spellStart"/>
      <w:r>
        <w:t>av</w:t>
      </w:r>
      <w:proofErr w:type="spellEnd"/>
      <w:r>
        <w:t xml:space="preserve"> </w:t>
      </w:r>
      <w:proofErr w:type="spellStart"/>
      <w:r>
        <w:t>reqs</w:t>
      </w:r>
      <w:proofErr w:type="spellEnd"/>
      <w:r>
        <w:t xml:space="preserve"> filer. </w:t>
      </w:r>
      <w:proofErr w:type="spellStart"/>
      <w:r>
        <w:t>ANtagelig</w:t>
      </w:r>
      <w:proofErr w:type="spellEnd"/>
      <w:r>
        <w:t xml:space="preserve"> pre-processing.</w:t>
      </w:r>
    </w:p>
  </w:comment>
  <w:comment w:id="181" w:author="Forfatter" w:initials="A">
    <w:p w14:paraId="05E85837" w14:textId="5A6C0814" w:rsidR="003100B0" w:rsidRDefault="003100B0">
      <w:pPr>
        <w:pStyle w:val="Merknadstekst"/>
      </w:pPr>
      <w:r>
        <w:rPr>
          <w:rStyle w:val="Merknadsreferanse"/>
        </w:rPr>
        <w:annotationRef/>
      </w:r>
      <w:r>
        <w:t>Map to IP?</w:t>
      </w:r>
    </w:p>
  </w:comment>
  <w:comment w:id="190" w:author="Forfatter" w:initials="A">
    <w:p w14:paraId="7379D6CB" w14:textId="0B36D3E3" w:rsidR="003100B0" w:rsidRDefault="003100B0">
      <w:pPr>
        <w:pStyle w:val="Merknadstekst"/>
      </w:pPr>
      <w:r>
        <w:rPr>
          <w:rStyle w:val="Merknadsreferanse"/>
        </w:rPr>
        <w:annotationRef/>
      </w:r>
      <w:r>
        <w:t>File TC list is an OR-function</w:t>
      </w:r>
      <w:r>
        <w:br/>
        <w:t xml:space="preserve">What if one fails???  </w:t>
      </w:r>
      <w:proofErr w:type="spellStart"/>
      <w:r>
        <w:t>Siste</w:t>
      </w:r>
      <w:proofErr w:type="spellEnd"/>
      <w:r>
        <w:t xml:space="preserve"> </w:t>
      </w:r>
      <w:proofErr w:type="spellStart"/>
      <w:r>
        <w:t>som</w:t>
      </w:r>
      <w:proofErr w:type="spellEnd"/>
      <w:r>
        <w:t xml:space="preserve"> </w:t>
      </w:r>
      <w:proofErr w:type="spellStart"/>
      <w:r>
        <w:t>gjelder</w:t>
      </w:r>
      <w:proofErr w:type="spellEnd"/>
      <w:r>
        <w:t>?</w:t>
      </w:r>
    </w:p>
    <w:p w14:paraId="36762759" w14:textId="0EFE6DA1" w:rsidR="003100B0" w:rsidRDefault="003100B0">
      <w:pPr>
        <w:pStyle w:val="Merknadstekst"/>
      </w:pPr>
      <w:proofErr w:type="spellStart"/>
      <w:r>
        <w:t>Hva</w:t>
      </w:r>
      <w:proofErr w:type="spellEnd"/>
      <w:r>
        <w:t xml:space="preserve"> om </w:t>
      </w:r>
      <w:proofErr w:type="spellStart"/>
      <w:r>
        <w:t>en</w:t>
      </w:r>
      <w:proofErr w:type="spellEnd"/>
      <w:r>
        <w:t xml:space="preserve"> har </w:t>
      </w:r>
      <w:proofErr w:type="spellStart"/>
      <w:r>
        <w:t>feilet</w:t>
      </w:r>
      <w:proofErr w:type="spellEnd"/>
      <w:r>
        <w:t xml:space="preserve"> </w:t>
      </w:r>
      <w:proofErr w:type="spellStart"/>
      <w:r>
        <w:t>tidligere</w:t>
      </w:r>
      <w:proofErr w:type="spellEnd"/>
      <w:r>
        <w:t xml:space="preserve">? </w:t>
      </w:r>
      <w:proofErr w:type="spellStart"/>
      <w:r>
        <w:t>Hvordan</w:t>
      </w:r>
      <w:proofErr w:type="spellEnd"/>
      <w:r>
        <w:t xml:space="preserve"> </w:t>
      </w:r>
      <w:proofErr w:type="spellStart"/>
      <w:r>
        <w:t>vite</w:t>
      </w:r>
      <w:proofErr w:type="spellEnd"/>
      <w:r>
        <w:t xml:space="preserve"> </w:t>
      </w:r>
      <w:proofErr w:type="spellStart"/>
      <w:r>
        <w:t>hva</w:t>
      </w:r>
      <w:proofErr w:type="spellEnd"/>
      <w:r>
        <w:t xml:space="preserve"> </w:t>
      </w:r>
      <w:proofErr w:type="spellStart"/>
      <w:r>
        <w:t>som</w:t>
      </w:r>
      <w:proofErr w:type="spellEnd"/>
      <w:r>
        <w:t xml:space="preserve"> </w:t>
      </w:r>
      <w:proofErr w:type="spellStart"/>
      <w:r>
        <w:t>er</w:t>
      </w:r>
      <w:proofErr w:type="spellEnd"/>
      <w:r>
        <w:t xml:space="preserve"> </w:t>
      </w:r>
      <w:proofErr w:type="spellStart"/>
      <w:r>
        <w:t>siste</w:t>
      </w:r>
      <w:proofErr w:type="spellEnd"/>
    </w:p>
    <w:p w14:paraId="51C0822B" w14:textId="5A0A4408" w:rsidR="003100B0" w:rsidRDefault="003100B0">
      <w:pPr>
        <w:pStyle w:val="Merknadstekst"/>
      </w:pPr>
      <w:proofErr w:type="spellStart"/>
      <w:r>
        <w:t>Hvis</w:t>
      </w:r>
      <w:proofErr w:type="spellEnd"/>
      <w:r>
        <w:t xml:space="preserve"> 1 har failed </w:t>
      </w:r>
      <w:proofErr w:type="spellStart"/>
      <w:r>
        <w:t>så</w:t>
      </w:r>
      <w:proofErr w:type="spellEnd"/>
      <w:r>
        <w:t xml:space="preserve"> </w:t>
      </w:r>
      <w:proofErr w:type="spellStart"/>
      <w:r>
        <w:t>blir</w:t>
      </w:r>
      <w:proofErr w:type="spellEnd"/>
      <w:r>
        <w:t xml:space="preserve"> det FAIL, men </w:t>
      </w:r>
      <w:proofErr w:type="spellStart"/>
      <w:r>
        <w:t>kan</w:t>
      </w:r>
      <w:proofErr w:type="spellEnd"/>
      <w:r>
        <w:t xml:space="preserve"> </w:t>
      </w:r>
      <w:proofErr w:type="spellStart"/>
      <w:r>
        <w:t>tillate</w:t>
      </w:r>
      <w:proofErr w:type="spellEnd"/>
      <w:r>
        <w:t xml:space="preserve"> at </w:t>
      </w:r>
      <w:proofErr w:type="spellStart"/>
      <w:r>
        <w:t>ikke</w:t>
      </w:r>
      <w:proofErr w:type="spellEnd"/>
      <w:r>
        <w:t xml:space="preserve"> </w:t>
      </w:r>
      <w:proofErr w:type="spellStart"/>
      <w:r>
        <w:t>eksiterer</w:t>
      </w:r>
      <w:proofErr w:type="spellEnd"/>
      <w:r>
        <w:t xml:space="preserve"> (</w:t>
      </w:r>
      <w:proofErr w:type="spellStart"/>
      <w:r>
        <w:t>ikke</w:t>
      </w:r>
      <w:proofErr w:type="spellEnd"/>
      <w:r>
        <w:t xml:space="preserve"> </w:t>
      </w:r>
      <w:proofErr w:type="spellStart"/>
      <w:r>
        <w:t>kjørt</w:t>
      </w:r>
      <w:proofErr w:type="spellEnd"/>
      <w:r>
        <w:t>)</w:t>
      </w:r>
    </w:p>
    <w:p w14:paraId="56E0C35E" w14:textId="77777777" w:rsidR="003100B0" w:rsidRDefault="003100B0">
      <w:pPr>
        <w:pStyle w:val="Merknadstekst"/>
      </w:pPr>
    </w:p>
    <w:p w14:paraId="69A8E24C" w14:textId="77777777" w:rsidR="003100B0" w:rsidRDefault="003100B0">
      <w:pPr>
        <w:pStyle w:val="Merknadstekst"/>
      </w:pPr>
    </w:p>
    <w:p w14:paraId="7D7EBCFB" w14:textId="6DD0430B" w:rsidR="003100B0" w:rsidRDefault="003100B0">
      <w:pPr>
        <w:pStyle w:val="Merknadstekst"/>
      </w:pPr>
    </w:p>
  </w:comment>
  <w:comment w:id="205" w:author="Forfatter" w:initials="A">
    <w:p w14:paraId="5AF08BA1" w14:textId="2F81D365" w:rsidR="003100B0" w:rsidRDefault="003100B0">
      <w:pPr>
        <w:pStyle w:val="Merknadstekst"/>
      </w:pPr>
      <w:r>
        <w:rPr>
          <w:rStyle w:val="Merknadsreferanse"/>
        </w:rPr>
        <w:annotationRef/>
      </w:r>
      <w:r>
        <w:t>AND-function</w:t>
      </w:r>
    </w:p>
  </w:comment>
  <w:comment w:id="217" w:author="Forfatter" w:initials="A">
    <w:p w14:paraId="22978A0F" w14:textId="00064299" w:rsidR="003100B0" w:rsidRDefault="003100B0">
      <w:pPr>
        <w:pStyle w:val="Merknadstekst"/>
      </w:pPr>
      <w:r>
        <w:rPr>
          <w:rStyle w:val="Merknadsreferanse"/>
        </w:rPr>
        <w:annotationRef/>
      </w:r>
      <w:proofErr w:type="spellStart"/>
      <w:r>
        <w:t>Hvorfor</w:t>
      </w:r>
      <w:proofErr w:type="spellEnd"/>
      <w:r>
        <w:t xml:space="preserve"> </w:t>
      </w:r>
      <w:proofErr w:type="spellStart"/>
      <w:r>
        <w:t>er</w:t>
      </w:r>
      <w:proofErr w:type="spellEnd"/>
      <w:r>
        <w:t xml:space="preserve"> </w:t>
      </w:r>
      <w:proofErr w:type="spellStart"/>
      <w:r>
        <w:t>dette</w:t>
      </w:r>
      <w:proofErr w:type="spellEnd"/>
      <w:r>
        <w:t xml:space="preserve"> </w:t>
      </w:r>
      <w:proofErr w:type="spellStart"/>
      <w:r>
        <w:t>en</w:t>
      </w:r>
      <w:proofErr w:type="spellEnd"/>
      <w:r>
        <w:t xml:space="preserve"> variable, og det </w:t>
      </w:r>
      <w:proofErr w:type="spellStart"/>
      <w:r>
        <w:t>andre</w:t>
      </w:r>
      <w:proofErr w:type="spellEnd"/>
      <w:r>
        <w:t xml:space="preserve"> </w:t>
      </w:r>
      <w:proofErr w:type="spellStart"/>
      <w:r>
        <w:t>konstanter</w:t>
      </w:r>
      <w:proofErr w:type="spellEnd"/>
      <w:r>
        <w:t xml:space="preserve">.  </w:t>
      </w:r>
      <w:proofErr w:type="spellStart"/>
      <w:r>
        <w:t>Burde</w:t>
      </w:r>
      <w:proofErr w:type="spellEnd"/>
      <w:r>
        <w:t xml:space="preserve"> alt </w:t>
      </w:r>
      <w:proofErr w:type="spellStart"/>
      <w:r>
        <w:t>vært</w:t>
      </w:r>
      <w:proofErr w:type="spellEnd"/>
      <w:r>
        <w:t xml:space="preserve"> </w:t>
      </w:r>
      <w:proofErr w:type="spellStart"/>
      <w:r>
        <w:t>en</w:t>
      </w:r>
      <w:proofErr w:type="spellEnd"/>
      <w:r>
        <w:t xml:space="preserve"> config record (shared </w:t>
      </w:r>
      <w:proofErr w:type="spellStart"/>
      <w:r>
        <w:t>slik</w:t>
      </w:r>
      <w:proofErr w:type="spellEnd"/>
      <w:r>
        <w:t xml:space="preserve"> at det </w:t>
      </w:r>
      <w:proofErr w:type="spellStart"/>
      <w:r>
        <w:t>kan</w:t>
      </w:r>
      <w:proofErr w:type="spellEnd"/>
      <w:r>
        <w:t xml:space="preserve"> </w:t>
      </w:r>
      <w:proofErr w:type="spellStart"/>
      <w:r>
        <w:t>endres</w:t>
      </w:r>
      <w:proofErr w:type="spellEnd"/>
      <w:r>
        <w:t xml:space="preserve"> </w:t>
      </w:r>
      <w:proofErr w:type="spellStart"/>
      <w:r>
        <w:t>fra</w:t>
      </w:r>
      <w:proofErr w:type="spellEnd"/>
      <w:r>
        <w:t xml:space="preserve"> default)</w:t>
      </w:r>
      <w:r>
        <w:br/>
      </w:r>
      <w:proofErr w:type="spellStart"/>
      <w:r>
        <w:t>Evt</w:t>
      </w:r>
      <w:proofErr w:type="spellEnd"/>
      <w:r>
        <w:t xml:space="preserve">. </w:t>
      </w:r>
      <w:proofErr w:type="spellStart"/>
      <w:r>
        <w:t>En</w:t>
      </w:r>
      <w:proofErr w:type="spellEnd"/>
      <w:r>
        <w:t xml:space="preserve"> commando </w:t>
      </w:r>
      <w:proofErr w:type="spellStart"/>
      <w:r>
        <w:t>config_spec_</w:t>
      </w:r>
      <w:proofErr w:type="gramStart"/>
      <w:r>
        <w:t>coverage</w:t>
      </w:r>
      <w:proofErr w:type="spellEnd"/>
      <w:r>
        <w:t>(</w:t>
      </w:r>
      <w:proofErr w:type="gramEnd"/>
      <w:r>
        <w:t>) ???</w:t>
      </w:r>
      <w:r>
        <w:br/>
        <w:t xml:space="preserve">og </w:t>
      </w:r>
      <w:proofErr w:type="spellStart"/>
      <w:r>
        <w:t>Show_spec_coverage_config</w:t>
      </w:r>
      <w:proofErr w:type="spellEnd"/>
    </w:p>
  </w:comment>
  <w:comment w:id="223" w:author="Forfatter" w:initials="A">
    <w:p w14:paraId="14E96349" w14:textId="77777777" w:rsidR="00CA1C08" w:rsidRDefault="00CA1C08">
      <w:pPr>
        <w:pStyle w:val="Merknadstekst"/>
      </w:pPr>
      <w:r>
        <w:rPr>
          <w:rStyle w:val="Merknadsreferanse"/>
        </w:rPr>
        <w:annotationRef/>
      </w:r>
      <w:proofErr w:type="spellStart"/>
      <w:r>
        <w:t>Bør</w:t>
      </w:r>
      <w:proofErr w:type="spellEnd"/>
      <w:r>
        <w:t xml:space="preserve"> </w:t>
      </w:r>
      <w:proofErr w:type="spellStart"/>
      <w:r>
        <w:t>kommentere</w:t>
      </w:r>
      <w:proofErr w:type="spellEnd"/>
      <w:r>
        <w:t xml:space="preserve"> et teller </w:t>
      </w:r>
      <w:proofErr w:type="spellStart"/>
      <w:r>
        <w:t>annet</w:t>
      </w:r>
      <w:proofErr w:type="spellEnd"/>
      <w:r>
        <w:t xml:space="preserve"> </w:t>
      </w:r>
      <w:proofErr w:type="spellStart"/>
      <w:r>
        <w:t>sted</w:t>
      </w:r>
      <w:proofErr w:type="spellEnd"/>
      <w:r>
        <w:t xml:space="preserve"> at alt </w:t>
      </w:r>
      <w:proofErr w:type="spellStart"/>
      <w:r>
        <w:t>må</w:t>
      </w:r>
      <w:proofErr w:type="spellEnd"/>
      <w:r>
        <w:t xml:space="preserve"> </w:t>
      </w:r>
      <w:proofErr w:type="spellStart"/>
      <w:r>
        <w:t>kjøres</w:t>
      </w:r>
      <w:proofErr w:type="spellEnd"/>
      <w:r>
        <w:t xml:space="preserve"> på </w:t>
      </w:r>
      <w:proofErr w:type="spellStart"/>
      <w:r>
        <w:t>nytt</w:t>
      </w:r>
      <w:proofErr w:type="spellEnd"/>
      <w:r>
        <w:t xml:space="preserve"> </w:t>
      </w:r>
      <w:proofErr w:type="spellStart"/>
      <w:r>
        <w:t>dersom</w:t>
      </w:r>
      <w:proofErr w:type="spellEnd"/>
      <w:r>
        <w:t xml:space="preserve"> </w:t>
      </w:r>
      <w:proofErr w:type="spellStart"/>
      <w:r>
        <w:t>noe</w:t>
      </w:r>
      <w:proofErr w:type="spellEnd"/>
      <w:r>
        <w:t xml:space="preserve"> </w:t>
      </w:r>
      <w:proofErr w:type="spellStart"/>
      <w:r>
        <w:t>feiler</w:t>
      </w:r>
      <w:proofErr w:type="spellEnd"/>
      <w:r>
        <w:t xml:space="preserve"> I </w:t>
      </w:r>
      <w:proofErr w:type="spellStart"/>
      <w:r>
        <w:t>en</w:t>
      </w:r>
      <w:proofErr w:type="spellEnd"/>
      <w:r>
        <w:t xml:space="preserve"> testcase.</w:t>
      </w:r>
    </w:p>
    <w:p w14:paraId="418ACB16" w14:textId="407CF5AA" w:rsidR="00CA1C08" w:rsidRDefault="00CA1C08">
      <w:pPr>
        <w:pStyle w:val="Merknadstekst"/>
      </w:pPr>
    </w:p>
  </w:comment>
  <w:comment w:id="224" w:author="Forfatter" w:initials="A">
    <w:p w14:paraId="17BA6004" w14:textId="77777777" w:rsidR="003100B0" w:rsidRDefault="003100B0">
      <w:pPr>
        <w:pStyle w:val="Merknadstekst"/>
      </w:pPr>
      <w:r>
        <w:rPr>
          <w:rStyle w:val="Merknadsreferanse"/>
        </w:rPr>
        <w:annotationRef/>
      </w:r>
      <w:proofErr w:type="spellStart"/>
      <w:r>
        <w:t>Skulle</w:t>
      </w:r>
      <w:proofErr w:type="spellEnd"/>
      <w:r>
        <w:t xml:space="preserve"> vi ha default location og </w:t>
      </w:r>
      <w:proofErr w:type="spellStart"/>
      <w:r>
        <w:t>navn</w:t>
      </w:r>
      <w:proofErr w:type="spellEnd"/>
      <w:r>
        <w:t>?</w:t>
      </w:r>
    </w:p>
    <w:p w14:paraId="03D17EDB" w14:textId="77777777" w:rsidR="003100B0" w:rsidRDefault="003100B0">
      <w:pPr>
        <w:pStyle w:val="Merknadstekst"/>
      </w:pPr>
      <w:r>
        <w:t>+</w:t>
      </w:r>
      <w:proofErr w:type="spellStart"/>
      <w:r>
        <w:t>path_config</w:t>
      </w:r>
      <w:proofErr w:type="spellEnd"/>
      <w:r>
        <w:t xml:space="preserve"> field</w:t>
      </w:r>
    </w:p>
    <w:p w14:paraId="3760A6C4" w14:textId="77777777" w:rsidR="003100B0" w:rsidRDefault="003100B0">
      <w:pPr>
        <w:pStyle w:val="Merknadstekst"/>
      </w:pPr>
      <w:r>
        <w:t xml:space="preserve">+ Default </w:t>
      </w:r>
      <w:proofErr w:type="spellStart"/>
      <w:r>
        <w:t>navn</w:t>
      </w:r>
      <w:proofErr w:type="spellEnd"/>
      <w:r>
        <w:br/>
        <w:t xml:space="preserve">Kan da ha et clean </w:t>
      </w:r>
      <w:proofErr w:type="spellStart"/>
      <w:r>
        <w:t>alle</w:t>
      </w:r>
      <w:proofErr w:type="spellEnd"/>
      <w:r>
        <w:t xml:space="preserve"> </w:t>
      </w:r>
      <w:proofErr w:type="spellStart"/>
      <w:r>
        <w:t>slike</w:t>
      </w:r>
      <w:proofErr w:type="spellEnd"/>
      <w:r>
        <w:t xml:space="preserve"> filer under et </w:t>
      </w:r>
      <w:proofErr w:type="spellStart"/>
      <w:r>
        <w:t>gitt</w:t>
      </w:r>
      <w:proofErr w:type="spellEnd"/>
      <w:r>
        <w:t xml:space="preserve"> dir.</w:t>
      </w:r>
    </w:p>
    <w:p w14:paraId="2D64AA76" w14:textId="2A2EB34B" w:rsidR="003100B0" w:rsidRDefault="003100B0">
      <w:pPr>
        <w:pStyle w:val="Merknadstekst"/>
      </w:pPr>
      <w:r>
        <w:t xml:space="preserve">Kan da </w:t>
      </w:r>
      <w:proofErr w:type="spellStart"/>
      <w:r>
        <w:t>muligens</w:t>
      </w:r>
      <w:proofErr w:type="spellEnd"/>
      <w:r>
        <w:t xml:space="preserve"> ha </w:t>
      </w:r>
      <w:proofErr w:type="spellStart"/>
      <w:r>
        <w:t>tilsvarende</w:t>
      </w:r>
      <w:proofErr w:type="spellEnd"/>
      <w:r>
        <w:t xml:space="preserve"> for </w:t>
      </w:r>
      <w:proofErr w:type="spellStart"/>
      <w:r>
        <w:t>sluttscriptet</w:t>
      </w:r>
      <w:proofErr w:type="spellEnd"/>
    </w:p>
  </w:comment>
  <w:comment w:id="225" w:author="Forfatter" w:initials="A">
    <w:p w14:paraId="2A2404F2" w14:textId="5674372C" w:rsidR="003100B0" w:rsidRDefault="003100B0">
      <w:pPr>
        <w:pStyle w:val="Merknadstekst"/>
      </w:pPr>
      <w:r>
        <w:rPr>
          <w:rStyle w:val="Merknadsreferanse"/>
        </w:rPr>
        <w:annotationRef/>
      </w:r>
      <w:proofErr w:type="spellStart"/>
      <w:r>
        <w:t>Failing_coverage_severity</w:t>
      </w:r>
      <w:proofErr w:type="spellEnd"/>
      <w:r>
        <w:t>?</w:t>
      </w:r>
    </w:p>
  </w:comment>
  <w:comment w:id="229" w:author="Forfatter" w:initials="A">
    <w:p w14:paraId="3BD38F45" w14:textId="0F617DF2" w:rsidR="003100B0" w:rsidRDefault="003100B0">
      <w:pPr>
        <w:pStyle w:val="Merknadstekst"/>
      </w:pPr>
      <w:r>
        <w:rPr>
          <w:rStyle w:val="Merknadsreferanse"/>
        </w:rPr>
        <w:annotationRef/>
      </w:r>
      <w:proofErr w:type="spellStart"/>
      <w:r>
        <w:t>Må</w:t>
      </w:r>
      <w:proofErr w:type="spellEnd"/>
      <w:r>
        <w:t xml:space="preserve"> vi </w:t>
      </w:r>
      <w:proofErr w:type="spellStart"/>
      <w:r>
        <w:t>referere</w:t>
      </w:r>
      <w:proofErr w:type="spellEnd"/>
      <w:r>
        <w:t xml:space="preserve"> til </w:t>
      </w:r>
      <w:proofErr w:type="spellStart"/>
      <w:r>
        <w:t>kilder</w:t>
      </w:r>
      <w:proofErr w:type="spellEnd"/>
      <w:r>
        <w:t xml:space="preserve">: </w:t>
      </w:r>
      <w:r w:rsidRPr="007F74C8">
        <w:t>github.com/</w:t>
      </w:r>
      <w:proofErr w:type="spellStart"/>
      <w:r w:rsidRPr="007F74C8">
        <w:t>ricardo-jasinski</w:t>
      </w:r>
      <w:proofErr w:type="spellEnd"/>
      <w:r w:rsidRPr="007F74C8">
        <w:t>/vhdl-csv-file-reader</w:t>
      </w:r>
      <w:r>
        <w:t xml:space="preserve"> I doc?</w:t>
      </w:r>
      <w:r>
        <w:br/>
        <w:t xml:space="preserve">Har </w:t>
      </w:r>
      <w:proofErr w:type="spellStart"/>
      <w:r>
        <w:t>lisenstype</w:t>
      </w:r>
      <w:proofErr w:type="spellEnd"/>
      <w:r>
        <w:t>/</w:t>
      </w:r>
      <w:proofErr w:type="spellStart"/>
      <w:r>
        <w:t>krav</w:t>
      </w:r>
      <w:proofErr w:type="spellEnd"/>
      <w:r>
        <w:t xml:space="preserve"> </w:t>
      </w:r>
      <w:proofErr w:type="spellStart"/>
      <w:r>
        <w:t>blitt</w:t>
      </w:r>
      <w:proofErr w:type="spellEnd"/>
      <w:r>
        <w:t xml:space="preserve"> </w:t>
      </w:r>
      <w:proofErr w:type="spellStart"/>
      <w:r>
        <w:t>sjekket</w:t>
      </w:r>
      <w:proofErr w:type="spellEnd"/>
      <w:r>
        <w:t>?</w:t>
      </w:r>
    </w:p>
  </w:comment>
  <w:comment w:id="232" w:author="Forfatter" w:initials="A">
    <w:p w14:paraId="43BB0F89" w14:textId="77777777" w:rsidR="003100B0" w:rsidRDefault="003100B0">
      <w:pPr>
        <w:pStyle w:val="Merknadstekst"/>
      </w:pPr>
      <w:r>
        <w:rPr>
          <w:rStyle w:val="Merknadsreferanse"/>
        </w:rPr>
        <w:annotationRef/>
      </w:r>
      <w:proofErr w:type="spellStart"/>
      <w:r>
        <w:t>Burde</w:t>
      </w:r>
      <w:proofErr w:type="spellEnd"/>
      <w:r>
        <w:t xml:space="preserve"> vi </w:t>
      </w:r>
      <w:proofErr w:type="spellStart"/>
      <w:r>
        <w:t>kalt</w:t>
      </w:r>
      <w:proofErr w:type="spellEnd"/>
      <w:r>
        <w:t xml:space="preserve"> </w:t>
      </w:r>
      <w:proofErr w:type="spellStart"/>
      <w:r>
        <w:t>disse</w:t>
      </w:r>
      <w:proofErr w:type="spellEnd"/>
      <w:r>
        <w:t xml:space="preserve"> </w:t>
      </w:r>
      <w:proofErr w:type="spellStart"/>
      <w:r>
        <w:t>f.eks</w:t>
      </w:r>
      <w:proofErr w:type="spellEnd"/>
      <w:r>
        <w:t xml:space="preserve">. </w:t>
      </w:r>
      <w:proofErr w:type="spellStart"/>
      <w:r>
        <w:t>spec_cov</w:t>
      </w:r>
      <w:proofErr w:type="spellEnd"/>
      <w:r>
        <w:t xml:space="preserve"> og </w:t>
      </w:r>
      <w:proofErr w:type="spellStart"/>
      <w:r>
        <w:t>ikke</w:t>
      </w:r>
      <w:proofErr w:type="spellEnd"/>
      <w:r>
        <w:t xml:space="preserve"> result?</w:t>
      </w:r>
    </w:p>
    <w:p w14:paraId="4346409A" w14:textId="77777777" w:rsidR="003100B0" w:rsidRDefault="003100B0">
      <w:pPr>
        <w:pStyle w:val="Merknadstekst"/>
      </w:pPr>
      <w:proofErr w:type="spellStart"/>
      <w:r>
        <w:t>Kunne</w:t>
      </w:r>
      <w:proofErr w:type="spellEnd"/>
      <w:r>
        <w:t xml:space="preserve"> vi </w:t>
      </w:r>
      <w:proofErr w:type="spellStart"/>
      <w:r>
        <w:t>hatt</w:t>
      </w:r>
      <w:proofErr w:type="spellEnd"/>
      <w:r>
        <w:t xml:space="preserve"> det </w:t>
      </w:r>
      <w:proofErr w:type="spellStart"/>
      <w:r>
        <w:t>som</w:t>
      </w:r>
      <w:proofErr w:type="spellEnd"/>
      <w:r>
        <w:t xml:space="preserve"> default og </w:t>
      </w:r>
      <w:proofErr w:type="spellStart"/>
      <w:r>
        <w:t>søkt</w:t>
      </w:r>
      <w:proofErr w:type="spellEnd"/>
      <w:r>
        <w:t xml:space="preserve"> </w:t>
      </w:r>
      <w:proofErr w:type="spellStart"/>
      <w:r>
        <w:t>etter</w:t>
      </w:r>
      <w:proofErr w:type="spellEnd"/>
      <w:r>
        <w:t xml:space="preserve"> det?</w:t>
      </w:r>
    </w:p>
    <w:p w14:paraId="5CCBAC33" w14:textId="264777C0" w:rsidR="003100B0" w:rsidRDefault="003100B0">
      <w:pPr>
        <w:pStyle w:val="Merknadstekst"/>
      </w:pPr>
      <w:r>
        <w:t>(</w:t>
      </w:r>
      <w:proofErr w:type="spellStart"/>
      <w:r>
        <w:t>Tilsvarende</w:t>
      </w:r>
      <w:proofErr w:type="spellEnd"/>
      <w:r>
        <w:t xml:space="preserve"> FOR requirements?</w:t>
      </w:r>
    </w:p>
  </w:comment>
  <w:comment w:id="233" w:author="Forfatter" w:initials="A">
    <w:p w14:paraId="1EC9CAB5" w14:textId="188FCB55" w:rsidR="003100B0" w:rsidRDefault="003100B0">
      <w:pPr>
        <w:pStyle w:val="Merknadstekst"/>
      </w:pPr>
      <w:r>
        <w:rPr>
          <w:rStyle w:val="Merknadsreferanse"/>
        </w:rPr>
        <w:annotationRef/>
      </w:r>
      <w:proofErr w:type="spellStart"/>
      <w:r>
        <w:t>Bør</w:t>
      </w:r>
      <w:proofErr w:type="spellEnd"/>
      <w:r>
        <w:t xml:space="preserve"> </w:t>
      </w:r>
      <w:proofErr w:type="spellStart"/>
      <w:r>
        <w:t>dette</w:t>
      </w:r>
      <w:proofErr w:type="spellEnd"/>
      <w:r>
        <w:t xml:space="preserve"> </w:t>
      </w:r>
      <w:proofErr w:type="spellStart"/>
      <w:r>
        <w:t>hete</w:t>
      </w:r>
      <w:proofErr w:type="spellEnd"/>
      <w:r>
        <w:t xml:space="preserve"> </w:t>
      </w:r>
      <w:proofErr w:type="spellStart"/>
      <w:r>
        <w:t>output_dir</w:t>
      </w:r>
      <w:proofErr w:type="spellEnd"/>
      <w:r>
        <w:t>?</w:t>
      </w:r>
    </w:p>
  </w:comment>
  <w:comment w:id="234" w:author="Forfatter" w:initials="A">
    <w:p w14:paraId="5F782C5B" w14:textId="4FE6D5AA" w:rsidR="003100B0" w:rsidRDefault="003100B0">
      <w:pPr>
        <w:pStyle w:val="Merknadstekst"/>
      </w:pPr>
      <w:r>
        <w:rPr>
          <w:rStyle w:val="Merknadsreferanse"/>
        </w:rPr>
        <w:annotationRef/>
      </w:r>
      <w:proofErr w:type="spellStart"/>
      <w:r>
        <w:t>Nytt</w:t>
      </w:r>
      <w:proofErr w:type="spellEnd"/>
      <w:r>
        <w:t xml:space="preserve"> </w:t>
      </w:r>
      <w:proofErr w:type="spellStart"/>
      <w:r>
        <w:t>navn</w:t>
      </w:r>
      <w:proofErr w:type="spellEnd"/>
      <w:r>
        <w:t xml:space="preserve">:  </w:t>
      </w:r>
      <w:proofErr w:type="spellStart"/>
      <w:r>
        <w:t>requirement_map</w:t>
      </w:r>
      <w:proofErr w:type="spellEnd"/>
    </w:p>
  </w:comment>
  <w:comment w:id="235" w:author="Forfatter" w:initials="A">
    <w:p w14:paraId="659FC993" w14:textId="76F8165C" w:rsidR="003100B0" w:rsidRDefault="003100B0">
      <w:pPr>
        <w:pStyle w:val="Merknadstekst"/>
      </w:pPr>
      <w:r>
        <w:rPr>
          <w:rStyle w:val="Merknadsreferanse"/>
        </w:rPr>
        <w:annotationRef/>
      </w:r>
      <w:r>
        <w:t xml:space="preserve">Starter med </w:t>
      </w:r>
      <w:proofErr w:type="gramStart"/>
      <w:r>
        <w:t>-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68EF3B" w15:done="0"/>
  <w15:commentEx w15:paraId="00BDF688" w15:done="0"/>
  <w15:commentEx w15:paraId="21EB68AB" w15:done="0"/>
  <w15:commentEx w15:paraId="07821186" w15:done="0"/>
  <w15:commentEx w15:paraId="7627BBCB" w15:done="0"/>
  <w15:commentEx w15:paraId="0FC317A6" w15:done="0"/>
  <w15:commentEx w15:paraId="750DDDC5" w15:done="0"/>
  <w15:commentEx w15:paraId="45E75B24" w15:done="0"/>
  <w15:commentEx w15:paraId="5A4F1937" w15:done="0"/>
  <w15:commentEx w15:paraId="530FC603" w15:done="0"/>
  <w15:commentEx w15:paraId="75407675" w15:done="0"/>
  <w15:commentEx w15:paraId="40126AF5" w15:done="0"/>
  <w15:commentEx w15:paraId="05E85837" w15:done="0"/>
  <w15:commentEx w15:paraId="7D7EBCFB" w15:done="0"/>
  <w15:commentEx w15:paraId="5AF08BA1" w15:done="0"/>
  <w15:commentEx w15:paraId="22978A0F" w15:done="0"/>
  <w15:commentEx w15:paraId="418ACB16" w15:done="0"/>
  <w15:commentEx w15:paraId="2D64AA76" w15:done="0"/>
  <w15:commentEx w15:paraId="2A2404F2" w15:done="0"/>
  <w15:commentEx w15:paraId="3BD38F45" w15:done="0"/>
  <w15:commentEx w15:paraId="5CCBAC33" w15:done="0"/>
  <w15:commentEx w15:paraId="1EC9CAB5" w15:done="0"/>
  <w15:commentEx w15:paraId="5F782C5B" w15:done="0"/>
  <w15:commentEx w15:paraId="659FC9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8EF3B" w16cid:durableId="20FE94C1"/>
  <w16cid:commentId w16cid:paraId="00BDF688" w16cid:durableId="20FC0273"/>
  <w16cid:commentId w16cid:paraId="21EB68AB" w16cid:durableId="21001062"/>
  <w16cid:commentId w16cid:paraId="07821186" w16cid:durableId="20FE94FD"/>
  <w16cid:commentId w16cid:paraId="7627BBCB" w16cid:durableId="21000FDF"/>
  <w16cid:commentId w16cid:paraId="0FC317A6" w16cid:durableId="21001EF2"/>
  <w16cid:commentId w16cid:paraId="750DDDC5" w16cid:durableId="21001F4E"/>
  <w16cid:commentId w16cid:paraId="45E75B24" w16cid:durableId="20FE9588"/>
  <w16cid:commentId w16cid:paraId="5A4F1937" w16cid:durableId="20FE95C0"/>
  <w16cid:commentId w16cid:paraId="530FC603" w16cid:durableId="20FE962F"/>
  <w16cid:commentId w16cid:paraId="75407675" w16cid:durableId="20FE965C"/>
  <w16cid:commentId w16cid:paraId="40126AF5" w16cid:durableId="21001FAA"/>
  <w16cid:commentId w16cid:paraId="05E85837" w16cid:durableId="20FE96BF"/>
  <w16cid:commentId w16cid:paraId="7D7EBCFB" w16cid:durableId="20FE9718"/>
  <w16cid:commentId w16cid:paraId="5AF08BA1" w16cid:durableId="20FE988E"/>
  <w16cid:commentId w16cid:paraId="22978A0F" w16cid:durableId="20FE98F5"/>
  <w16cid:commentId w16cid:paraId="418ACB16" w16cid:durableId="2100201C"/>
  <w16cid:commentId w16cid:paraId="2D64AA76" w16cid:durableId="20FE9A23"/>
  <w16cid:commentId w16cid:paraId="2A2404F2" w16cid:durableId="20FE9AEC"/>
  <w16cid:commentId w16cid:paraId="3BD38F45" w16cid:durableId="20FE9D73"/>
  <w16cid:commentId w16cid:paraId="5CCBAC33" w16cid:durableId="20FE9DD7"/>
  <w16cid:commentId w16cid:paraId="1EC9CAB5" w16cid:durableId="20FE9E51"/>
  <w16cid:commentId w16cid:paraId="5F782C5B" w16cid:durableId="20FE9E76"/>
  <w16cid:commentId w16cid:paraId="659FC993" w16cid:durableId="20FE9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C3379" w14:textId="77777777" w:rsidR="00FF128D" w:rsidRPr="009F58C4" w:rsidRDefault="00FF128D">
      <w:pPr>
        <w:rPr>
          <w:rFonts w:ascii="Arial" w:hAnsi="Arial" w:cs="Arial"/>
          <w:lang w:val="sq-AL"/>
        </w:rPr>
      </w:pPr>
      <w:r w:rsidRPr="009F58C4">
        <w:rPr>
          <w:rFonts w:ascii="Arial" w:hAnsi="Arial" w:cs="Arial"/>
          <w:lang w:val="sq-AL"/>
        </w:rPr>
        <w:separator/>
      </w:r>
    </w:p>
  </w:endnote>
  <w:endnote w:type="continuationSeparator" w:id="0">
    <w:p w14:paraId="3AAF787B" w14:textId="77777777" w:rsidR="00FF128D" w:rsidRPr="009F58C4" w:rsidRDefault="00FF128D">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embedRegular r:id="rId1" w:fontKey="{38EBED51-4CC2-41E0-B71D-13A013C786BD}"/>
    <w:embedBold r:id="rId2" w:fontKey="{4B9F419A-8DE0-433E-A698-B78BD8EA432F}"/>
    <w:embedItalic r:id="rId3" w:fontKey="{E24D8ECA-51A0-4532-9920-143A607812C8}"/>
    <w:embedBoldItalic r:id="rId4" w:fontKey="{89C43668-20CC-4634-8818-A8E6999883D6}"/>
  </w:font>
  <w:font w:name="Verdana">
    <w:panose1 w:val="020B0604030504040204"/>
    <w:charset w:val="00"/>
    <w:family w:val="swiss"/>
    <w:pitch w:val="variable"/>
    <w:sig w:usb0="A00006FF" w:usb1="4000205B" w:usb2="00000010" w:usb3="00000000" w:csb0="0000019F" w:csb1="00000000"/>
    <w:embedRegular r:id="rId5" w:fontKey="{24226643-BCD6-43E3-9B68-0B5BF240430E}"/>
    <w:embedBold r:id="rId6" w:fontKey="{6CFF707E-DCC0-4431-8115-886B979A91D0}"/>
    <w:embedItalic r:id="rId7" w:fontKey="{37C6169E-D4E5-4E50-9490-B57FC2D84F2C}"/>
  </w:font>
  <w:font w:name="Arial Narrow">
    <w:panose1 w:val="020B0606020202030204"/>
    <w:charset w:val="00"/>
    <w:family w:val="swiss"/>
    <w:pitch w:val="variable"/>
    <w:sig w:usb0="00000287" w:usb1="00000800" w:usb2="00000000" w:usb3="00000000" w:csb0="0000009F" w:csb1="00000000"/>
    <w:embedRegular r:id="rId8" w:subsetted="1" w:fontKey="{AC5E7711-70DD-4DC9-A277-24DE62FB6831}"/>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Consolas">
    <w:panose1 w:val="020B0609020204030204"/>
    <w:charset w:val="00"/>
    <w:family w:val="modern"/>
    <w:pitch w:val="fixed"/>
    <w:sig w:usb0="E00006FF" w:usb1="0000FCFF" w:usb2="00000001" w:usb3="00000000" w:csb0="0000019F" w:csb1="00000000"/>
    <w:embedRegular r:id="rId9" w:subsetted="1" w:fontKey="{D264BAD4-4BC4-490B-A424-A1D81FD18D9E}"/>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3100B0" w:rsidRDefault="003100B0"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3100B0" w:rsidRDefault="003100B0"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3100B0" w:rsidRPr="004D74A3" w:rsidRDefault="003100B0"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(11)</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3100B0" w:rsidRPr="00B40B1C" w14:paraId="35168E3E" w14:textId="77777777" w:rsidTr="004D74A3">
      <w:trPr>
        <w:trHeight w:val="214"/>
        <w:jc w:val="center"/>
      </w:trPr>
      <w:tc>
        <w:tcPr>
          <w:tcW w:w="3918" w:type="dxa"/>
          <w:vAlign w:val="center"/>
        </w:tcPr>
        <w:p w14:paraId="78424532" w14:textId="6D895588" w:rsidR="003100B0" w:rsidRPr="00493329" w:rsidRDefault="003100B0"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7886D12F" w:rsidR="003100B0" w:rsidRPr="00493329" w:rsidRDefault="003100B0"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1.0.0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ins w:id="236" w:author="Forfatter">
            <w:r>
              <w:rPr>
                <w:rFonts w:ascii="Helvetica" w:hAnsi="Helvetica" w:cs="Arial"/>
                <w:noProof/>
                <w:color w:val="1381C4"/>
                <w:sz w:val="14"/>
                <w:lang w:val="en-US"/>
              </w:rPr>
              <w:t>2019-08-15</w:t>
            </w:r>
            <w:del w:id="237" w:author="Forfatter">
              <w:r w:rsidDel="003100B0">
                <w:rPr>
                  <w:rFonts w:ascii="Helvetica" w:hAnsi="Helvetica" w:cs="Arial"/>
                  <w:noProof/>
                  <w:color w:val="1381C4"/>
                  <w:sz w:val="14"/>
                  <w:lang w:val="en-US"/>
                </w:rPr>
                <w:delText>2019-08-14</w:delText>
              </w:r>
            </w:del>
          </w:ins>
          <w:del w:id="238" w:author="Forfatter">
            <w:r w:rsidDel="003100B0">
              <w:rPr>
                <w:rFonts w:ascii="Helvetica" w:hAnsi="Helvetica" w:cs="Arial"/>
                <w:noProof/>
                <w:color w:val="1381C4"/>
                <w:sz w:val="14"/>
                <w:lang w:val="en-US"/>
              </w:rPr>
              <w:delText>2019-08-12</w:delText>
            </w:r>
          </w:del>
          <w:r>
            <w:rPr>
              <w:rFonts w:ascii="Helvetica" w:hAnsi="Helvetica" w:cs="Arial"/>
              <w:color w:val="1381C4"/>
              <w:sz w:val="14"/>
              <w:lang w:val="sq-AL"/>
            </w:rPr>
            <w:fldChar w:fldCharType="end"/>
          </w:r>
        </w:p>
      </w:tc>
      <w:tc>
        <w:tcPr>
          <w:tcW w:w="3929" w:type="dxa"/>
          <w:vAlign w:val="center"/>
        </w:tcPr>
        <w:p w14:paraId="4D00DFF0" w14:textId="5E63FBF4" w:rsidR="003100B0" w:rsidRPr="00493329" w:rsidRDefault="003100B0" w:rsidP="00615DBA">
          <w:pPr>
            <w:pStyle w:val="Bunntekst"/>
            <w:tabs>
              <w:tab w:val="clear" w:pos="4153"/>
              <w:tab w:val="clear" w:pos="8306"/>
            </w:tabs>
            <w:spacing w:line="276" w:lineRule="auto"/>
            <w:rPr>
              <w:rFonts w:ascii="Helvetica" w:hAnsi="Helvetica"/>
              <w:color w:val="0000FF"/>
              <w:u w:val="single"/>
              <w:lang w:val="sq-AL"/>
            </w:rPr>
          </w:pPr>
          <w:hyperlink r:id="rId1" w:history="1">
            <w:r w:rsidRPr="00493329">
              <w:rPr>
                <w:rStyle w:val="Hyperkobling"/>
                <w:rFonts w:cs="Arial"/>
                <w:color w:val="1381C4"/>
                <w:sz w:val="14"/>
                <w:lang w:val="sq-AL"/>
              </w:rPr>
              <w:t>support@bitvis.no</w:t>
            </w:r>
          </w:hyperlink>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3100B0" w:rsidRPr="00493329" w:rsidRDefault="003100B0"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3100B0" w:rsidRPr="00FB1499" w:rsidRDefault="003100B0"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19103650" w:rsidR="003100B0" w:rsidRPr="003354AD" w:rsidRDefault="003100B0"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3100B0" w:rsidRPr="00EC0823" w:rsidRDefault="003100B0" w:rsidP="003354AD">
                          <w:pPr>
                            <w:jc w:val="center"/>
                            <w:rPr>
                              <w:rFonts w:cs="Helvetica"/>
                              <w:color w:val="000000" w:themeColor="text1"/>
                              <w:sz w:val="16"/>
                              <w:szCs w:val="32"/>
                            </w:rPr>
                          </w:pPr>
                          <w:r w:rsidRPr="00EC0823">
                            <w:rPr>
                              <w:rFonts w:cs="Helvetica"/>
                              <w:color w:val="000000" w:themeColor="text1"/>
                              <w:szCs w:val="32"/>
                              <w:lang w:val="nb-NO" w:eastAsia="nb-NO"/>
                            </w:rPr>
                            <w:t xml:space="preserve">VHDL 2008 </w:t>
                          </w:r>
                          <w:proofErr w:type="spellStart"/>
                          <w:r w:rsidRPr="00EC0823">
                            <w:rPr>
                              <w:rFonts w:cs="Helvetica"/>
                              <w:color w:val="000000" w:themeColor="text1"/>
                              <w:szCs w:val="32"/>
                              <w:lang w:val="nb-NO" w:eastAsia="nb-NO"/>
                            </w:rPr>
                            <w:t>only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9"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3100B0" w:rsidRPr="00EC0823" w:rsidRDefault="003100B0" w:rsidP="003354AD">
                    <w:pPr>
                      <w:jc w:val="center"/>
                      <w:rPr>
                        <w:rFonts w:cs="Helvetica"/>
                        <w:color w:val="000000" w:themeColor="text1"/>
                        <w:sz w:val="16"/>
                        <w:szCs w:val="32"/>
                      </w:rPr>
                    </w:pPr>
                    <w:r w:rsidRPr="00EC0823">
                      <w:rPr>
                        <w:rFonts w:cs="Helvetica"/>
                        <w:color w:val="000000" w:themeColor="text1"/>
                        <w:szCs w:val="32"/>
                        <w:lang w:val="nb-NO" w:eastAsia="nb-NO"/>
                      </w:rPr>
                      <w:t xml:space="preserve">VHDL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2019 by Bitvis AS. </w:t>
    </w:r>
    <w:r w:rsidRPr="003354AD">
      <w:rPr>
        <w:iCs/>
        <w:color w:val="000000" w:themeColor="text1"/>
        <w:sz w:val="14"/>
        <w:szCs w:val="16"/>
      </w:rPr>
      <w:t>All rights reserved.</w:t>
    </w:r>
  </w:p>
  <w:p w14:paraId="4BCC775B" w14:textId="7C32DD2E" w:rsidR="003100B0" w:rsidRDefault="003100B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4C66B" w14:textId="77777777" w:rsidR="00FF128D" w:rsidRPr="009F58C4" w:rsidRDefault="00FF128D">
      <w:pPr>
        <w:rPr>
          <w:rFonts w:ascii="Arial" w:hAnsi="Arial" w:cs="Arial"/>
          <w:lang w:val="sq-AL"/>
        </w:rPr>
      </w:pPr>
      <w:r w:rsidRPr="009F58C4">
        <w:rPr>
          <w:rFonts w:ascii="Arial" w:hAnsi="Arial" w:cs="Arial"/>
          <w:lang w:val="sq-AL"/>
        </w:rPr>
        <w:separator/>
      </w:r>
    </w:p>
  </w:footnote>
  <w:footnote w:type="continuationSeparator" w:id="0">
    <w:p w14:paraId="004B002B" w14:textId="77777777" w:rsidR="00FF128D" w:rsidRPr="009F58C4" w:rsidRDefault="00FF128D">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3100B0" w:rsidRDefault="003100B0"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3100B0" w:rsidRDefault="003100B0"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3100B0" w:rsidRDefault="003100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5"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3"/>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0227"/>
    <w:rsid w:val="000411CC"/>
    <w:rsid w:val="00042D2F"/>
    <w:rsid w:val="000431E3"/>
    <w:rsid w:val="00044064"/>
    <w:rsid w:val="000442B3"/>
    <w:rsid w:val="00045D37"/>
    <w:rsid w:val="000470C7"/>
    <w:rsid w:val="000510F9"/>
    <w:rsid w:val="00056012"/>
    <w:rsid w:val="00056E44"/>
    <w:rsid w:val="000604DF"/>
    <w:rsid w:val="00061B56"/>
    <w:rsid w:val="00061DBA"/>
    <w:rsid w:val="00063F1B"/>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D86"/>
    <w:rsid w:val="000B0B3A"/>
    <w:rsid w:val="000B0FF0"/>
    <w:rsid w:val="000B1007"/>
    <w:rsid w:val="000B203D"/>
    <w:rsid w:val="000B2268"/>
    <w:rsid w:val="000B2B19"/>
    <w:rsid w:val="000B3A3B"/>
    <w:rsid w:val="000B6716"/>
    <w:rsid w:val="000B7345"/>
    <w:rsid w:val="000C0876"/>
    <w:rsid w:val="000C4359"/>
    <w:rsid w:val="000C4A2D"/>
    <w:rsid w:val="000C71D0"/>
    <w:rsid w:val="000C7491"/>
    <w:rsid w:val="000D415F"/>
    <w:rsid w:val="000D4236"/>
    <w:rsid w:val="000D607E"/>
    <w:rsid w:val="000D68E7"/>
    <w:rsid w:val="000D6D56"/>
    <w:rsid w:val="000D72F1"/>
    <w:rsid w:val="000E0CBE"/>
    <w:rsid w:val="000E2A5F"/>
    <w:rsid w:val="000E4BA8"/>
    <w:rsid w:val="000E5605"/>
    <w:rsid w:val="000E6468"/>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15AC9"/>
    <w:rsid w:val="00115B82"/>
    <w:rsid w:val="00120C03"/>
    <w:rsid w:val="001223FB"/>
    <w:rsid w:val="00122BE8"/>
    <w:rsid w:val="00123A0D"/>
    <w:rsid w:val="00123B3A"/>
    <w:rsid w:val="00124F03"/>
    <w:rsid w:val="00125AB4"/>
    <w:rsid w:val="00125DE6"/>
    <w:rsid w:val="001302EC"/>
    <w:rsid w:val="00130FAC"/>
    <w:rsid w:val="00134EE5"/>
    <w:rsid w:val="0013505C"/>
    <w:rsid w:val="00135B8F"/>
    <w:rsid w:val="00135C8E"/>
    <w:rsid w:val="00135E17"/>
    <w:rsid w:val="00137078"/>
    <w:rsid w:val="001377A8"/>
    <w:rsid w:val="0014183D"/>
    <w:rsid w:val="00142426"/>
    <w:rsid w:val="001451F6"/>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B9"/>
    <w:rsid w:val="0016007A"/>
    <w:rsid w:val="0016008B"/>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2BA3"/>
    <w:rsid w:val="001D498E"/>
    <w:rsid w:val="001D58DD"/>
    <w:rsid w:val="001D5A4F"/>
    <w:rsid w:val="001D6424"/>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ABE"/>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4CE7"/>
    <w:rsid w:val="00265CCD"/>
    <w:rsid w:val="00270C9B"/>
    <w:rsid w:val="0027157B"/>
    <w:rsid w:val="00271E66"/>
    <w:rsid w:val="00272A5B"/>
    <w:rsid w:val="00272DE8"/>
    <w:rsid w:val="002731D5"/>
    <w:rsid w:val="002736F0"/>
    <w:rsid w:val="00274E73"/>
    <w:rsid w:val="002779A7"/>
    <w:rsid w:val="0028064D"/>
    <w:rsid w:val="00280ECD"/>
    <w:rsid w:val="00283B29"/>
    <w:rsid w:val="002860FD"/>
    <w:rsid w:val="002861A5"/>
    <w:rsid w:val="0029062D"/>
    <w:rsid w:val="002910D1"/>
    <w:rsid w:val="002912EA"/>
    <w:rsid w:val="00291594"/>
    <w:rsid w:val="00291A6E"/>
    <w:rsid w:val="00291EB8"/>
    <w:rsid w:val="00291F22"/>
    <w:rsid w:val="00292350"/>
    <w:rsid w:val="0029397A"/>
    <w:rsid w:val="00293CAC"/>
    <w:rsid w:val="00294756"/>
    <w:rsid w:val="0029503F"/>
    <w:rsid w:val="00296B42"/>
    <w:rsid w:val="0029702C"/>
    <w:rsid w:val="002A119C"/>
    <w:rsid w:val="002A1E02"/>
    <w:rsid w:val="002A2F57"/>
    <w:rsid w:val="002A4FA4"/>
    <w:rsid w:val="002A532C"/>
    <w:rsid w:val="002B06DB"/>
    <w:rsid w:val="002B303F"/>
    <w:rsid w:val="002B5B3D"/>
    <w:rsid w:val="002B7E27"/>
    <w:rsid w:val="002C3442"/>
    <w:rsid w:val="002C5C03"/>
    <w:rsid w:val="002C6713"/>
    <w:rsid w:val="002D08BC"/>
    <w:rsid w:val="002D1356"/>
    <w:rsid w:val="002D1C1F"/>
    <w:rsid w:val="002D3479"/>
    <w:rsid w:val="002D670F"/>
    <w:rsid w:val="002D7DCB"/>
    <w:rsid w:val="002E023F"/>
    <w:rsid w:val="002E12D0"/>
    <w:rsid w:val="002E1D01"/>
    <w:rsid w:val="002E208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5991"/>
    <w:rsid w:val="003B5AA2"/>
    <w:rsid w:val="003B5FEF"/>
    <w:rsid w:val="003B710F"/>
    <w:rsid w:val="003B73EC"/>
    <w:rsid w:val="003B7C89"/>
    <w:rsid w:val="003B7CD5"/>
    <w:rsid w:val="003B7EE7"/>
    <w:rsid w:val="003C1B13"/>
    <w:rsid w:val="003C548A"/>
    <w:rsid w:val="003C6981"/>
    <w:rsid w:val="003C728A"/>
    <w:rsid w:val="003D04CE"/>
    <w:rsid w:val="003D0582"/>
    <w:rsid w:val="003D1878"/>
    <w:rsid w:val="003D2F27"/>
    <w:rsid w:val="003D2F6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27"/>
    <w:rsid w:val="00404744"/>
    <w:rsid w:val="00406D56"/>
    <w:rsid w:val="00410254"/>
    <w:rsid w:val="004111F6"/>
    <w:rsid w:val="00411DAD"/>
    <w:rsid w:val="00412859"/>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A2F"/>
    <w:rsid w:val="00482556"/>
    <w:rsid w:val="004830FD"/>
    <w:rsid w:val="00483C58"/>
    <w:rsid w:val="00484B9B"/>
    <w:rsid w:val="00484BE9"/>
    <w:rsid w:val="00485AFE"/>
    <w:rsid w:val="0048656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5860"/>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4F7A8B"/>
    <w:rsid w:val="0050389F"/>
    <w:rsid w:val="0050412F"/>
    <w:rsid w:val="00505826"/>
    <w:rsid w:val="005060BC"/>
    <w:rsid w:val="00506EF6"/>
    <w:rsid w:val="00510784"/>
    <w:rsid w:val="00511130"/>
    <w:rsid w:val="00511A3E"/>
    <w:rsid w:val="00511F1E"/>
    <w:rsid w:val="00513020"/>
    <w:rsid w:val="00513C31"/>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6930"/>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9FF"/>
    <w:rsid w:val="005B6AE8"/>
    <w:rsid w:val="005B7B99"/>
    <w:rsid w:val="005C00B3"/>
    <w:rsid w:val="005C085E"/>
    <w:rsid w:val="005C45EF"/>
    <w:rsid w:val="005C6C40"/>
    <w:rsid w:val="005D044A"/>
    <w:rsid w:val="005D0993"/>
    <w:rsid w:val="005D0EAF"/>
    <w:rsid w:val="005D152E"/>
    <w:rsid w:val="005D1993"/>
    <w:rsid w:val="005D45C8"/>
    <w:rsid w:val="005D52A4"/>
    <w:rsid w:val="005D5411"/>
    <w:rsid w:val="005D5466"/>
    <w:rsid w:val="005D7118"/>
    <w:rsid w:val="005E033E"/>
    <w:rsid w:val="005E1AF5"/>
    <w:rsid w:val="005E425D"/>
    <w:rsid w:val="005E47F7"/>
    <w:rsid w:val="005E5304"/>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3E9A"/>
    <w:rsid w:val="00666072"/>
    <w:rsid w:val="006665E1"/>
    <w:rsid w:val="00666C39"/>
    <w:rsid w:val="00667393"/>
    <w:rsid w:val="00672645"/>
    <w:rsid w:val="00676955"/>
    <w:rsid w:val="00676A80"/>
    <w:rsid w:val="006772F2"/>
    <w:rsid w:val="00680673"/>
    <w:rsid w:val="00680AFE"/>
    <w:rsid w:val="006835B2"/>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4F01"/>
    <w:rsid w:val="006E7277"/>
    <w:rsid w:val="006F2637"/>
    <w:rsid w:val="006F2B46"/>
    <w:rsid w:val="006F3583"/>
    <w:rsid w:val="006F4D13"/>
    <w:rsid w:val="006F505A"/>
    <w:rsid w:val="006F57DA"/>
    <w:rsid w:val="006F72E7"/>
    <w:rsid w:val="0070069C"/>
    <w:rsid w:val="00701F2D"/>
    <w:rsid w:val="00702DA3"/>
    <w:rsid w:val="00704F58"/>
    <w:rsid w:val="007054D7"/>
    <w:rsid w:val="00707DE3"/>
    <w:rsid w:val="00707E80"/>
    <w:rsid w:val="00712C6B"/>
    <w:rsid w:val="00713114"/>
    <w:rsid w:val="007169AC"/>
    <w:rsid w:val="00717014"/>
    <w:rsid w:val="00717E09"/>
    <w:rsid w:val="00720543"/>
    <w:rsid w:val="00720EB3"/>
    <w:rsid w:val="00721096"/>
    <w:rsid w:val="007216BF"/>
    <w:rsid w:val="00721FA8"/>
    <w:rsid w:val="00722468"/>
    <w:rsid w:val="007226D8"/>
    <w:rsid w:val="00723667"/>
    <w:rsid w:val="007240D8"/>
    <w:rsid w:val="0072591B"/>
    <w:rsid w:val="00726989"/>
    <w:rsid w:val="00726C36"/>
    <w:rsid w:val="007276AF"/>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44EFA"/>
    <w:rsid w:val="00745A8B"/>
    <w:rsid w:val="00747350"/>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1F90"/>
    <w:rsid w:val="00782039"/>
    <w:rsid w:val="007832E1"/>
    <w:rsid w:val="00784284"/>
    <w:rsid w:val="00784DC0"/>
    <w:rsid w:val="007907CF"/>
    <w:rsid w:val="00790C01"/>
    <w:rsid w:val="007918B5"/>
    <w:rsid w:val="007944A6"/>
    <w:rsid w:val="00794670"/>
    <w:rsid w:val="00796973"/>
    <w:rsid w:val="007A0050"/>
    <w:rsid w:val="007A0581"/>
    <w:rsid w:val="007A0F32"/>
    <w:rsid w:val="007A1086"/>
    <w:rsid w:val="007A1415"/>
    <w:rsid w:val="007A1C7D"/>
    <w:rsid w:val="007A465B"/>
    <w:rsid w:val="007A7D84"/>
    <w:rsid w:val="007B054A"/>
    <w:rsid w:val="007B1097"/>
    <w:rsid w:val="007B1B2E"/>
    <w:rsid w:val="007B515F"/>
    <w:rsid w:val="007B5C72"/>
    <w:rsid w:val="007B6B6C"/>
    <w:rsid w:val="007B7ABF"/>
    <w:rsid w:val="007C1848"/>
    <w:rsid w:val="007C28B2"/>
    <w:rsid w:val="007C3BE5"/>
    <w:rsid w:val="007C6A9D"/>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76E9"/>
    <w:rsid w:val="00857BCE"/>
    <w:rsid w:val="00861083"/>
    <w:rsid w:val="008625FF"/>
    <w:rsid w:val="0086307A"/>
    <w:rsid w:val="008652F3"/>
    <w:rsid w:val="00866C9F"/>
    <w:rsid w:val="00870491"/>
    <w:rsid w:val="00871A34"/>
    <w:rsid w:val="008722EE"/>
    <w:rsid w:val="00872C9B"/>
    <w:rsid w:val="00872FCE"/>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F0E"/>
    <w:rsid w:val="00894BEE"/>
    <w:rsid w:val="00895F70"/>
    <w:rsid w:val="00896F99"/>
    <w:rsid w:val="00897196"/>
    <w:rsid w:val="008A1583"/>
    <w:rsid w:val="008A1C5B"/>
    <w:rsid w:val="008A3179"/>
    <w:rsid w:val="008A486E"/>
    <w:rsid w:val="008A6320"/>
    <w:rsid w:val="008A6CE2"/>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54A"/>
    <w:rsid w:val="008E39B7"/>
    <w:rsid w:val="008E5F8D"/>
    <w:rsid w:val="008E6880"/>
    <w:rsid w:val="008E7188"/>
    <w:rsid w:val="008F0DDF"/>
    <w:rsid w:val="008F1C8A"/>
    <w:rsid w:val="008F7074"/>
    <w:rsid w:val="008F7B97"/>
    <w:rsid w:val="008F7C6B"/>
    <w:rsid w:val="00900328"/>
    <w:rsid w:val="00900B5E"/>
    <w:rsid w:val="00901873"/>
    <w:rsid w:val="00902625"/>
    <w:rsid w:val="00906DA0"/>
    <w:rsid w:val="00907C62"/>
    <w:rsid w:val="009114F0"/>
    <w:rsid w:val="00912B49"/>
    <w:rsid w:val="0091377D"/>
    <w:rsid w:val="009149C6"/>
    <w:rsid w:val="009153CF"/>
    <w:rsid w:val="00915B4A"/>
    <w:rsid w:val="00917784"/>
    <w:rsid w:val="0092213F"/>
    <w:rsid w:val="0092522D"/>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2600"/>
    <w:rsid w:val="00963E88"/>
    <w:rsid w:val="009649AF"/>
    <w:rsid w:val="009663C6"/>
    <w:rsid w:val="00966C89"/>
    <w:rsid w:val="00967848"/>
    <w:rsid w:val="00970359"/>
    <w:rsid w:val="00970D80"/>
    <w:rsid w:val="00971126"/>
    <w:rsid w:val="009727B9"/>
    <w:rsid w:val="00973C34"/>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57F2"/>
    <w:rsid w:val="009D6DE3"/>
    <w:rsid w:val="009E0FF7"/>
    <w:rsid w:val="009E1253"/>
    <w:rsid w:val="009E3DE2"/>
    <w:rsid w:val="009E619E"/>
    <w:rsid w:val="009F05F0"/>
    <w:rsid w:val="009F0A92"/>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35BC"/>
    <w:rsid w:val="00A43C3F"/>
    <w:rsid w:val="00A45115"/>
    <w:rsid w:val="00A45381"/>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C4E14"/>
    <w:rsid w:val="00AD3264"/>
    <w:rsid w:val="00AD36AB"/>
    <w:rsid w:val="00AD573B"/>
    <w:rsid w:val="00AD60BA"/>
    <w:rsid w:val="00AE19F8"/>
    <w:rsid w:val="00AE2E1D"/>
    <w:rsid w:val="00AE3340"/>
    <w:rsid w:val="00AE4D1E"/>
    <w:rsid w:val="00AE60F3"/>
    <w:rsid w:val="00AE6AAB"/>
    <w:rsid w:val="00AF2A08"/>
    <w:rsid w:val="00AF330F"/>
    <w:rsid w:val="00AF3789"/>
    <w:rsid w:val="00AF4EE8"/>
    <w:rsid w:val="00AF5E6C"/>
    <w:rsid w:val="00B00EF1"/>
    <w:rsid w:val="00B01AF0"/>
    <w:rsid w:val="00B03BB3"/>
    <w:rsid w:val="00B04218"/>
    <w:rsid w:val="00B0483E"/>
    <w:rsid w:val="00B07CFB"/>
    <w:rsid w:val="00B10373"/>
    <w:rsid w:val="00B13995"/>
    <w:rsid w:val="00B13ABD"/>
    <w:rsid w:val="00B14913"/>
    <w:rsid w:val="00B15500"/>
    <w:rsid w:val="00B15CB4"/>
    <w:rsid w:val="00B15D75"/>
    <w:rsid w:val="00B169FD"/>
    <w:rsid w:val="00B22AA6"/>
    <w:rsid w:val="00B23D82"/>
    <w:rsid w:val="00B2599E"/>
    <w:rsid w:val="00B26CF6"/>
    <w:rsid w:val="00B2708F"/>
    <w:rsid w:val="00B31C90"/>
    <w:rsid w:val="00B32453"/>
    <w:rsid w:val="00B3484A"/>
    <w:rsid w:val="00B34A9C"/>
    <w:rsid w:val="00B34CF0"/>
    <w:rsid w:val="00B3742E"/>
    <w:rsid w:val="00B375EC"/>
    <w:rsid w:val="00B378B5"/>
    <w:rsid w:val="00B40B1C"/>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647E"/>
    <w:rsid w:val="00B76D54"/>
    <w:rsid w:val="00B82065"/>
    <w:rsid w:val="00B83FAE"/>
    <w:rsid w:val="00B841E0"/>
    <w:rsid w:val="00B84D53"/>
    <w:rsid w:val="00B84DDA"/>
    <w:rsid w:val="00B860F5"/>
    <w:rsid w:val="00B86A26"/>
    <w:rsid w:val="00B87138"/>
    <w:rsid w:val="00B912B4"/>
    <w:rsid w:val="00B91664"/>
    <w:rsid w:val="00B92C71"/>
    <w:rsid w:val="00B9371E"/>
    <w:rsid w:val="00B94C3A"/>
    <w:rsid w:val="00B94F95"/>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84B"/>
    <w:rsid w:val="00BE1A9C"/>
    <w:rsid w:val="00BE59E3"/>
    <w:rsid w:val="00BE64C4"/>
    <w:rsid w:val="00BF0825"/>
    <w:rsid w:val="00BF091C"/>
    <w:rsid w:val="00BF28D2"/>
    <w:rsid w:val="00BF4698"/>
    <w:rsid w:val="00BF6005"/>
    <w:rsid w:val="00BF6D8E"/>
    <w:rsid w:val="00C00B13"/>
    <w:rsid w:val="00C010A0"/>
    <w:rsid w:val="00C011A5"/>
    <w:rsid w:val="00C01A50"/>
    <w:rsid w:val="00C0240E"/>
    <w:rsid w:val="00C02960"/>
    <w:rsid w:val="00C0381B"/>
    <w:rsid w:val="00C04B89"/>
    <w:rsid w:val="00C05781"/>
    <w:rsid w:val="00C11678"/>
    <w:rsid w:val="00C11FD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37C8D"/>
    <w:rsid w:val="00C4009B"/>
    <w:rsid w:val="00C402D0"/>
    <w:rsid w:val="00C40787"/>
    <w:rsid w:val="00C42CDB"/>
    <w:rsid w:val="00C43923"/>
    <w:rsid w:val="00C43BDA"/>
    <w:rsid w:val="00C448CD"/>
    <w:rsid w:val="00C44B1E"/>
    <w:rsid w:val="00C46760"/>
    <w:rsid w:val="00C468EC"/>
    <w:rsid w:val="00C4692E"/>
    <w:rsid w:val="00C46CCA"/>
    <w:rsid w:val="00C46DF4"/>
    <w:rsid w:val="00C506DA"/>
    <w:rsid w:val="00C50A47"/>
    <w:rsid w:val="00C510E8"/>
    <w:rsid w:val="00C52BB8"/>
    <w:rsid w:val="00C53565"/>
    <w:rsid w:val="00C54AF2"/>
    <w:rsid w:val="00C5502B"/>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338C"/>
    <w:rsid w:val="00CA52C0"/>
    <w:rsid w:val="00CA7664"/>
    <w:rsid w:val="00CA7EBB"/>
    <w:rsid w:val="00CB010E"/>
    <w:rsid w:val="00CB315E"/>
    <w:rsid w:val="00CB3573"/>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51F"/>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4064B"/>
    <w:rsid w:val="00D42346"/>
    <w:rsid w:val="00D44149"/>
    <w:rsid w:val="00D4612C"/>
    <w:rsid w:val="00D46F64"/>
    <w:rsid w:val="00D50B3B"/>
    <w:rsid w:val="00D5340E"/>
    <w:rsid w:val="00D53AB5"/>
    <w:rsid w:val="00D54BBF"/>
    <w:rsid w:val="00D57D55"/>
    <w:rsid w:val="00D6132E"/>
    <w:rsid w:val="00D63BEE"/>
    <w:rsid w:val="00D646E4"/>
    <w:rsid w:val="00D64A4F"/>
    <w:rsid w:val="00D6537B"/>
    <w:rsid w:val="00D6605A"/>
    <w:rsid w:val="00D669D3"/>
    <w:rsid w:val="00D70755"/>
    <w:rsid w:val="00D71ECB"/>
    <w:rsid w:val="00D74DC5"/>
    <w:rsid w:val="00D7560D"/>
    <w:rsid w:val="00D77EB9"/>
    <w:rsid w:val="00D811AB"/>
    <w:rsid w:val="00D845C3"/>
    <w:rsid w:val="00D8473F"/>
    <w:rsid w:val="00D87475"/>
    <w:rsid w:val="00D90159"/>
    <w:rsid w:val="00D92730"/>
    <w:rsid w:val="00D93383"/>
    <w:rsid w:val="00D93BAF"/>
    <w:rsid w:val="00D942FD"/>
    <w:rsid w:val="00D9524C"/>
    <w:rsid w:val="00DA28CE"/>
    <w:rsid w:val="00DA4E89"/>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2F98"/>
    <w:rsid w:val="00E13C4A"/>
    <w:rsid w:val="00E13D51"/>
    <w:rsid w:val="00E13FE5"/>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817E4"/>
    <w:rsid w:val="00E841F1"/>
    <w:rsid w:val="00E85186"/>
    <w:rsid w:val="00E85D84"/>
    <w:rsid w:val="00E86489"/>
    <w:rsid w:val="00E868D2"/>
    <w:rsid w:val="00E900C9"/>
    <w:rsid w:val="00E90A30"/>
    <w:rsid w:val="00E9277A"/>
    <w:rsid w:val="00E92D3B"/>
    <w:rsid w:val="00E9348B"/>
    <w:rsid w:val="00E93623"/>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65B"/>
    <w:rsid w:val="00ED5E38"/>
    <w:rsid w:val="00EE2433"/>
    <w:rsid w:val="00EE4223"/>
    <w:rsid w:val="00EE424C"/>
    <w:rsid w:val="00EE4746"/>
    <w:rsid w:val="00EE4DBA"/>
    <w:rsid w:val="00EE5D27"/>
    <w:rsid w:val="00EF5841"/>
    <w:rsid w:val="00EF6BBB"/>
    <w:rsid w:val="00EF6DA5"/>
    <w:rsid w:val="00EF7039"/>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4FCD"/>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F29"/>
    <w:rsid w:val="00F458E4"/>
    <w:rsid w:val="00F47A33"/>
    <w:rsid w:val="00F519C5"/>
    <w:rsid w:val="00F52029"/>
    <w:rsid w:val="00F520BC"/>
    <w:rsid w:val="00F520FF"/>
    <w:rsid w:val="00F5350E"/>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55D3"/>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EB560-DE85-438C-9608-8535C902F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3711</Words>
  <Characters>21158</Characters>
  <Application>Microsoft Office Word</Application>
  <DocSecurity>0</DocSecurity>
  <Lines>176</Lines>
  <Paragraphs>49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24820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2019-08-15T16:19:00Z</dcterms:modified>
</cp:coreProperties>
</file>